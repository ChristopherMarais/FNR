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4A97" w14:textId="3478EB52" w:rsidR="003775CE" w:rsidRPr="00DC5F9C" w:rsidRDefault="003775CE" w:rsidP="003775CE">
      <w:pPr>
        <w:pStyle w:val="Title"/>
        <w:jc w:val="center"/>
        <w:rPr>
          <w:rFonts w:asciiTheme="minorHAnsi" w:hAnsiTheme="minorHAnsi" w:cstheme="minorHAnsi"/>
          <w:shd w:val="clear" w:color="auto" w:fill="FFFFFF"/>
        </w:rPr>
      </w:pPr>
      <w:r w:rsidRPr="00DC5F9C">
        <w:rPr>
          <w:rFonts w:asciiTheme="minorHAnsi" w:hAnsiTheme="minorHAnsi" w:cstheme="minorHAnsi"/>
          <w:shd w:val="clear" w:color="auto" w:fill="FFFFFF"/>
        </w:rPr>
        <w:t>Literature Review</w:t>
      </w:r>
    </w:p>
    <w:p w14:paraId="1DE886C0" w14:textId="078C6D9B" w:rsidR="003775CE" w:rsidRPr="00DC5F9C" w:rsidRDefault="003775CE" w:rsidP="003775CE">
      <w:pPr>
        <w:jc w:val="center"/>
        <w:rPr>
          <w:rFonts w:cstheme="minorHAnsi"/>
        </w:rPr>
      </w:pPr>
      <w:r w:rsidRPr="00DC5F9C">
        <w:rPr>
          <w:rFonts w:cstheme="minorHAnsi"/>
        </w:rPr>
        <w:t>Christopher Marais</w:t>
      </w:r>
    </w:p>
    <w:p w14:paraId="31558C1B" w14:textId="77BDE574" w:rsidR="00DA4987" w:rsidRPr="00DC5F9C" w:rsidRDefault="00DA4987" w:rsidP="003775CE">
      <w:pPr>
        <w:jc w:val="center"/>
        <w:rPr>
          <w:rFonts w:cstheme="minorHAnsi"/>
        </w:rPr>
      </w:pPr>
      <w:r w:rsidRPr="00DC5F9C">
        <w:rPr>
          <w:rFonts w:cstheme="minorHAnsi"/>
        </w:rPr>
        <w:t>FNR</w:t>
      </w:r>
      <w:r w:rsidR="002D3A1B" w:rsidRPr="00DC5F9C">
        <w:rPr>
          <w:rFonts w:cstheme="minorHAnsi"/>
        </w:rPr>
        <w:t>5608 Research Planning</w:t>
      </w:r>
    </w:p>
    <w:p w14:paraId="57F5BCB3" w14:textId="7699CAF7" w:rsidR="003775CE" w:rsidRPr="00DC5F9C" w:rsidRDefault="003775CE" w:rsidP="003775CE">
      <w:pPr>
        <w:jc w:val="center"/>
        <w:rPr>
          <w:rFonts w:cstheme="minorHAnsi"/>
        </w:rPr>
      </w:pPr>
      <w:r w:rsidRPr="00DC5F9C">
        <w:rPr>
          <w:rFonts w:cstheme="minorHAnsi"/>
        </w:rPr>
        <w:t>28 October 2022</w:t>
      </w:r>
    </w:p>
    <w:p w14:paraId="527369E0" w14:textId="0611544F" w:rsidR="003775CE" w:rsidRPr="00DC5F9C" w:rsidRDefault="00DC5F9C" w:rsidP="0013537B">
      <w:pPr>
        <w:pStyle w:val="Heading1"/>
        <w:rPr>
          <w:rFonts w:asciiTheme="minorHAnsi" w:hAnsiTheme="minorHAnsi" w:cstheme="minorHAnsi"/>
          <w:shd w:val="clear" w:color="auto" w:fill="FFFFFF"/>
        </w:rPr>
      </w:pPr>
      <w:r>
        <w:rPr>
          <w:rFonts w:asciiTheme="minorHAnsi" w:hAnsiTheme="minorHAnsi" w:cstheme="minorHAnsi"/>
          <w:shd w:val="clear" w:color="auto" w:fill="FFFFFF"/>
        </w:rPr>
        <w:t>Introduction</w:t>
      </w:r>
    </w:p>
    <w:p w14:paraId="149254AD" w14:textId="2B51A55C"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Bark beetle is a common name used to refer to hundreds of different beetle species that fall into the </w:t>
      </w:r>
      <w:r w:rsidR="002D26EF">
        <w:t xml:space="preserve">Scolytinae </w:t>
      </w:r>
      <w:r w:rsidR="00BE0BC9">
        <w:rPr>
          <w:rFonts w:cstheme="minorHAnsi"/>
          <w:color w:val="202124"/>
          <w:spacing w:val="2"/>
          <w:shd w:val="clear" w:color="auto" w:fill="FFFFFF"/>
        </w:rPr>
        <w:t xml:space="preserve">and </w:t>
      </w:r>
      <w:r w:rsidR="002D26EF">
        <w:t xml:space="preserve">Platypodinae </w:t>
      </w:r>
      <w:r w:rsidR="00BE0BC9">
        <w:rPr>
          <w:rFonts w:cstheme="minorHAnsi"/>
          <w:color w:val="202124"/>
          <w:spacing w:val="2"/>
          <w:shd w:val="clear" w:color="auto" w:fill="FFFFFF"/>
        </w:rPr>
        <w:t>subfamilies</w:t>
      </w:r>
      <w:r w:rsidRPr="00DC5F9C">
        <w:rPr>
          <w:rFonts w:cstheme="minorHAnsi"/>
          <w:color w:val="202124"/>
          <w:spacing w:val="2"/>
          <w:shd w:val="clear" w:color="auto" w:fill="FFFFFF"/>
        </w:rPr>
        <w:t xml:space="preserve">. Some of these species can cause much more extensive tree mortality and have large scale damaging effects on forests than others. Distinguishing between these species is therefore an important </w:t>
      </w:r>
      <w:del w:id="0" w:author="Klarenberg,Geraldine" w:date="2022-11-17T18:21:00Z">
        <w:r w:rsidRPr="00DC5F9C" w:rsidDel="003B72C5">
          <w:rPr>
            <w:rFonts w:cstheme="minorHAnsi"/>
            <w:color w:val="202124"/>
            <w:spacing w:val="2"/>
            <w:shd w:val="clear" w:color="auto" w:fill="FFFFFF"/>
          </w:rPr>
          <w:delText>component in</w:delText>
        </w:r>
      </w:del>
      <w:ins w:id="1" w:author="Klarenberg,Geraldine" w:date="2022-11-17T18:21:00Z">
        <w:r w:rsidR="003B72C5">
          <w:rPr>
            <w:rFonts w:cstheme="minorHAnsi"/>
            <w:color w:val="202124"/>
            <w:spacing w:val="2"/>
            <w:shd w:val="clear" w:color="auto" w:fill="FFFFFF"/>
          </w:rPr>
          <w:t>consideration when</w:t>
        </w:r>
      </w:ins>
      <w:r w:rsidRPr="00DC5F9C">
        <w:rPr>
          <w:rFonts w:cstheme="minorHAnsi"/>
          <w:color w:val="202124"/>
          <w:spacing w:val="2"/>
          <w:shd w:val="clear" w:color="auto" w:fill="FFFFFF"/>
        </w:rPr>
        <w:t xml:space="preserve"> responding to possible harmful infestations. </w:t>
      </w:r>
    </w:p>
    <w:p w14:paraId="4CC73807" w14:textId="63AE38D2"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Identifying the species to which an individual bark beetle belongs to by visual classification is a difficult task. Bark beetles are only a few millimeters in length and have similar visual characteristics between species such as size and shape. The alternative of classifying species molecularly is comparatively slow and expensive to perform on scale with hundreds of beetles. </w:t>
      </w:r>
    </w:p>
    <w:p w14:paraId="11BD53D1" w14:textId="1337C54F"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In this study we aim to produce a machine learning model capable of classifying bark beetle genus and species from microscopic images as well as beetle size</w:t>
      </w:r>
      <w:r w:rsidR="00CA7AF3">
        <w:rPr>
          <w:rFonts w:cstheme="minorHAnsi"/>
          <w:color w:val="202124"/>
          <w:spacing w:val="2"/>
          <w:shd w:val="clear" w:color="auto" w:fill="FFFFFF"/>
        </w:rPr>
        <w:t xml:space="preserve"> measurements</w:t>
      </w:r>
      <w:r w:rsidRPr="00DC5F9C">
        <w:rPr>
          <w:rFonts w:cstheme="minorHAnsi"/>
          <w:color w:val="202124"/>
          <w:spacing w:val="2"/>
          <w:shd w:val="clear" w:color="auto" w:fill="FFFFFF"/>
        </w:rPr>
        <w:t xml:space="preserve">. This model will be used to test multiple hypotheses. Firstly, we hypothesize that size is the most informative visual factor in classifying beetle species. Secondly, we hypothesize that </w:t>
      </w:r>
      <w:r w:rsidR="003D6BA7">
        <w:rPr>
          <w:rFonts w:cstheme="minorHAnsi"/>
          <w:color w:val="202124"/>
          <w:spacing w:val="2"/>
          <w:shd w:val="clear" w:color="auto" w:fill="FFFFFF"/>
        </w:rPr>
        <w:t>the model</w:t>
      </w:r>
      <w:r w:rsidRPr="00DC5F9C">
        <w:rPr>
          <w:rFonts w:cstheme="minorHAnsi"/>
          <w:color w:val="202124"/>
          <w:spacing w:val="2"/>
          <w:shd w:val="clear" w:color="auto" w:fill="FFFFFF"/>
        </w:rPr>
        <w:t xml:space="preserve"> will have better classification accuracy</w:t>
      </w:r>
      <w:r w:rsidR="00CA7AF3">
        <w:rPr>
          <w:rFonts w:cstheme="minorHAnsi"/>
          <w:color w:val="202124"/>
          <w:spacing w:val="2"/>
          <w:shd w:val="clear" w:color="auto" w:fill="FFFFFF"/>
        </w:rPr>
        <w:t>, precision and recall</w:t>
      </w:r>
      <w:r w:rsidRPr="00DC5F9C">
        <w:rPr>
          <w:rFonts w:cstheme="minorHAnsi"/>
          <w:color w:val="202124"/>
          <w:spacing w:val="2"/>
          <w:shd w:val="clear" w:color="auto" w:fill="FFFFFF"/>
        </w:rPr>
        <w:t xml:space="preserve"> when using a hierarchical model that first classifies on the genus level before classifying on a species level. </w:t>
      </w:r>
    </w:p>
    <w:p w14:paraId="2745224A"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E2C6926" w14:textId="74AEB1D4" w:rsidR="0013537B" w:rsidRDefault="00DC5F9C" w:rsidP="00F9758B">
      <w:pPr>
        <w:pStyle w:val="Heading1"/>
      </w:pPr>
      <w:r>
        <w:t>Bark and Ambrosia Beetle</w:t>
      </w:r>
      <w:r w:rsidR="00023A87">
        <w:t>s</w:t>
      </w:r>
    </w:p>
    <w:p w14:paraId="33FEFE0E" w14:textId="690B5358" w:rsidR="00BF3272" w:rsidRDefault="002D26EF" w:rsidP="00F9758B">
      <w:r>
        <w:t xml:space="preserve">Bark and ambrosia beetles refer to beetles in the Curculionidae family, more specifically to beetles in the Scolytinae and Platypodinae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
          <w:id w:val="-562177600"/>
          <w:placeholder>
            <w:docPart w:val="DefaultPlaceholder_-1854013440"/>
          </w:placeholder>
        </w:sdtPr>
        <w:sdtContent>
          <w:r w:rsidR="00E83CD3" w:rsidRPr="00E83CD3">
            <w:rPr>
              <w:color w:val="000000"/>
              <w:vertAlign w:val="superscript"/>
            </w:rPr>
            <w:t>1</w:t>
          </w:r>
        </w:sdtContent>
      </w:sdt>
      <w:r w:rsidR="00E072BE">
        <w:t xml:space="preserve">. </w:t>
      </w:r>
      <w:r w:rsidR="00D03CF8">
        <w:t xml:space="preserve">This includes over </w:t>
      </w:r>
      <w:r w:rsidR="0096304A">
        <w:t>7</w:t>
      </w:r>
      <w:r w:rsidR="00D03CF8">
        <w:t>000 different species of beetles with approximately 250 genera that make up 26 different tribes</w:t>
      </w:r>
      <w:r w:rsidR="00D03CF8" w:rsidRPr="00D03CF8">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
          <w:id w:val="51969420"/>
          <w:placeholder>
            <w:docPart w:val="63C23418CEA64FE1B11463C4D321828B"/>
          </w:placeholder>
        </w:sdtPr>
        <w:sdtContent>
          <w:r w:rsidR="00E83CD3" w:rsidRPr="00E83CD3">
            <w:rPr>
              <w:rFonts w:cstheme="minorHAnsi"/>
              <w:color w:val="000000"/>
              <w:shd w:val="clear" w:color="auto" w:fill="FFFFFF"/>
              <w:vertAlign w:val="superscript"/>
            </w:rPr>
            <w:t>2</w:t>
          </w:r>
        </w:sdtContent>
      </w:sdt>
      <w:r w:rsidR="00E072BE">
        <w:t xml:space="preserve">. </w:t>
      </w:r>
      <w:r w:rsidR="00505482">
        <w:t>All</w:t>
      </w:r>
      <w:r w:rsidR="00BF3272">
        <w:t xml:space="preserve"> </w:t>
      </w:r>
      <w:r w:rsidR="00505482">
        <w:t>bark and ambrosia</w:t>
      </w:r>
      <w:r w:rsidR="00BF3272">
        <w:t xml:space="preserve"> beetles are wood boring beetles that bore into many different species of woody plants</w:t>
      </w:r>
      <w:r w:rsidR="000114B1">
        <w:t xml:space="preserve"> globally</w:t>
      </w:r>
      <w:r w:rsidR="00E072BE">
        <w:t xml:space="preserve">. </w:t>
      </w:r>
      <w:r w:rsidR="000114B1">
        <w:t>Even though as a group these beetles have a global range, some species are limited to particular regions</w:t>
      </w:r>
      <w:r w:rsidR="00505482">
        <w:t xml:space="preserve"> and </w:t>
      </w:r>
      <w:r w:rsidR="00A66BB2">
        <w:t>also attack only</w:t>
      </w:r>
      <w:r w:rsidR="00505482">
        <w:t xml:space="preserve"> particular </w:t>
      </w:r>
      <w:r w:rsidR="00174679">
        <w:t>tree or plant</w:t>
      </w:r>
      <w:r w:rsidR="005E7125">
        <w:t xml:space="preserve"> </w:t>
      </w:r>
      <w:r w:rsidR="00A66BB2">
        <w:t>s</w:t>
      </w:r>
      <w:r w:rsidR="005E7125">
        <w:t>pecies</w:t>
      </w:r>
      <w:r w:rsidR="00505482"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
          <w:id w:val="1920362857"/>
          <w:placeholder>
            <w:docPart w:val="FDB1B31E80384D0AA39B75CEFDEBB3F7"/>
          </w:placeholder>
        </w:sdtPr>
        <w:sdtContent>
          <w:r w:rsidR="00E83CD3" w:rsidRPr="00E83CD3">
            <w:rPr>
              <w:rFonts w:cstheme="minorHAnsi"/>
              <w:color w:val="000000"/>
              <w:shd w:val="clear" w:color="auto" w:fill="FFFFFF"/>
              <w:vertAlign w:val="superscript"/>
            </w:rPr>
            <w:t>3,4</w:t>
          </w:r>
        </w:sdtContent>
      </w:sdt>
      <w:r w:rsidR="000114B1">
        <w:t xml:space="preserve">. </w:t>
      </w:r>
    </w:p>
    <w:p w14:paraId="65BACC3D" w14:textId="24879C04" w:rsidR="00F9758B" w:rsidRDefault="0062438D" w:rsidP="00F9758B">
      <w:r>
        <w:t xml:space="preserve">Most bark beetle species are not considered </w:t>
      </w:r>
      <w:r w:rsidR="00174679">
        <w:t>pests;</w:t>
      </w:r>
      <w:r>
        <w:t xml:space="preserve"> </w:t>
      </w:r>
      <w:r w:rsidR="00174679">
        <w:t>however,</w:t>
      </w:r>
      <w:r>
        <w:t xml:space="preserve"> some can cause large scale damage to forests </w:t>
      </w:r>
      <w:sdt>
        <w:sdtPr>
          <w:rPr>
            <w:rFonts w:cstheme="minorHAnsi"/>
            <w:color w:val="000000"/>
            <w:shd w:val="clear" w:color="auto" w:fill="FFFFFF"/>
            <w:vertAlign w:val="superscript"/>
          </w:rPr>
          <w:tag w:val="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885924817"/>
          <w:placeholder>
            <w:docPart w:val="E654CC93106B4451886789CFABF43C4E"/>
          </w:placeholder>
        </w:sdtPr>
        <w:sdtContent>
          <w:r w:rsidR="00E83CD3" w:rsidRPr="00E83CD3">
            <w:rPr>
              <w:rFonts w:cstheme="minorHAnsi"/>
              <w:color w:val="000000"/>
              <w:shd w:val="clear" w:color="auto" w:fill="FFFFFF"/>
              <w:vertAlign w:val="superscript"/>
            </w:rPr>
            <w:t>5</w:t>
          </w:r>
        </w:sdtContent>
      </w:sdt>
      <w:r>
        <w:t xml:space="preserve"> . </w:t>
      </w:r>
      <w:r w:rsidR="00ED7799">
        <w:t>I</w:t>
      </w:r>
      <w:r w:rsidR="00174679">
        <w:t>ncreased winter temperatures and invasive bark beetle species</w:t>
      </w:r>
      <w:r w:rsidR="00ED7799">
        <w:t xml:space="preserve"> are the most common drivers of bark beetle attacks that result in large scale tree mortality</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32F944B280144393BFA88FCA4A24B501"/>
          </w:placeholder>
        </w:sdtPr>
        <w:sdtContent>
          <w:r w:rsidR="00E83CD3" w:rsidRPr="00E83CD3">
            <w:rPr>
              <w:rFonts w:cstheme="minorHAnsi"/>
              <w:color w:val="000000"/>
              <w:shd w:val="clear" w:color="auto" w:fill="FFFFFF"/>
              <w:vertAlign w:val="superscript"/>
            </w:rPr>
            <w:t>6</w:t>
          </w:r>
        </w:sdtContent>
      </w:sdt>
      <w:r w:rsidR="00174679">
        <w:t>. It is hypothesized that climate change reduces bark beetle development and temperature-induced mortality which in turn allows them to develop bigger and more damaging swarms in areas where these beetles were previously scarcer</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2109420565"/>
          <w:placeholder>
            <w:docPart w:val="216B2E32D3884D0E87E019BD16EC1B66"/>
          </w:placeholder>
        </w:sdtPr>
        <w:sdtContent>
          <w:r w:rsidR="00E83CD3" w:rsidRPr="00E83CD3">
            <w:rPr>
              <w:rFonts w:cstheme="minorHAnsi"/>
              <w:color w:val="000000"/>
              <w:shd w:val="clear" w:color="auto" w:fill="FFFFFF"/>
              <w:vertAlign w:val="superscript"/>
            </w:rPr>
            <w:t>5</w:t>
          </w:r>
        </w:sdtContent>
      </w:sdt>
      <w:r w:rsidR="00174679">
        <w:t xml:space="preserve">.  Increased trade and travel in the modern world also </w:t>
      </w:r>
      <w:r w:rsidR="00F9758B">
        <w:t>allow</w:t>
      </w:r>
      <w:r w:rsidR="00174679">
        <w:t xml:space="preserve"> for more cross contamination and introduction of invasive species between regions. </w:t>
      </w:r>
    </w:p>
    <w:p w14:paraId="6200E86D" w14:textId="0ECF169F" w:rsidR="00BA0C68" w:rsidRDefault="00C6391C" w:rsidP="00F10F8B">
      <w:r>
        <w:lastRenderedPageBreak/>
        <w:t xml:space="preserve">Bark beetles can have a substantial impact ecologically by </w:t>
      </w:r>
      <w:r w:rsidR="00AB5EFE">
        <w:t>altering</w:t>
      </w:r>
      <w:r>
        <w:t xml:space="preserve"> habitats </w:t>
      </w:r>
      <w:r w:rsidR="001460D6">
        <w:t>and affecting multiple organisms</w:t>
      </w:r>
      <w:r w:rsidRPr="00C6391C">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648CF15659A64632AB98689A5FAF51C6"/>
          </w:placeholder>
        </w:sdtPr>
        <w:sdtContent>
          <w:r w:rsidR="00E83CD3" w:rsidRPr="00E83CD3">
            <w:rPr>
              <w:rFonts w:cstheme="minorHAnsi"/>
              <w:color w:val="000000"/>
              <w:shd w:val="clear" w:color="auto" w:fill="FFFFFF"/>
              <w:vertAlign w:val="superscript"/>
            </w:rPr>
            <w:t>7</w:t>
          </w:r>
        </w:sdtContent>
      </w:sdt>
      <w:r>
        <w:t xml:space="preserve">.  </w:t>
      </w:r>
      <w:r w:rsidR="00404FAF">
        <w:t xml:space="preserve">Damage caused to forests also have a notable economic impact on the pulp, </w:t>
      </w:r>
      <w:r w:rsidR="001460D6">
        <w:t>paper,</w:t>
      </w:r>
      <w:r w:rsidR="00404FAF">
        <w:t xml:space="preserve"> and timber industries</w:t>
      </w:r>
      <w:r w:rsidR="00404FAF" w:rsidRPr="00404FAF">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1231EB15FFDC43C79B98A423899D09AA"/>
          </w:placeholder>
        </w:sdtPr>
        <w:sdtContent>
          <w:r w:rsidR="00E83CD3" w:rsidRPr="00E83CD3">
            <w:rPr>
              <w:rFonts w:cstheme="minorHAnsi"/>
              <w:color w:val="000000"/>
              <w:shd w:val="clear" w:color="auto" w:fill="FFFFFF"/>
              <w:vertAlign w:val="superscript"/>
            </w:rPr>
            <w:t>8</w:t>
          </w:r>
        </w:sdtContent>
      </w:sdt>
      <w:r>
        <w:t>.</w:t>
      </w:r>
      <w:r w:rsidR="00404FAF">
        <w:t xml:space="preserve"> </w:t>
      </w:r>
      <w:r>
        <w:t xml:space="preserve"> </w:t>
      </w:r>
      <w:r w:rsidR="001460D6">
        <w:t xml:space="preserve">It is clear that </w:t>
      </w:r>
      <w:r w:rsidR="006F3F22">
        <w:t xml:space="preserve">bark and ambrosia beetles </w:t>
      </w:r>
      <w:r w:rsidR="00804BE8">
        <w:t xml:space="preserve">pose a significant risk </w:t>
      </w:r>
      <w:r w:rsidR="006F3F22">
        <w:t xml:space="preserve">and that this risk is </w:t>
      </w:r>
      <w:r w:rsidR="00804BE8">
        <w:t>amplified</w:t>
      </w:r>
      <w:r w:rsidR="006F3F22">
        <w:t xml:space="preserve"> with the rise of climate change and trade between countries. Even though there are techniques that forest managers can employ to counter</w:t>
      </w:r>
      <w:r w:rsidR="00804BE8">
        <w:t xml:space="preserve"> unwanted</w:t>
      </w:r>
      <w:r w:rsidR="006F3F22">
        <w:t xml:space="preserve"> bark and ambrosia beetle infestations</w:t>
      </w:r>
      <w:r w:rsidR="00804BE8">
        <w:t xml:space="preserve"> such as thinning. T</w:t>
      </w:r>
      <w:r w:rsidR="006F3F22">
        <w:t xml:space="preserve">hey </w:t>
      </w:r>
      <w:r w:rsidR="000D0254">
        <w:t>often do not have enough</w:t>
      </w:r>
      <w:r w:rsidR="006F3F22">
        <w:t xml:space="preserve"> time to </w:t>
      </w:r>
      <w:r w:rsidR="000D0254">
        <w:t>counter an attack</w:t>
      </w:r>
      <w:sdt>
        <w:sdtPr>
          <w:rPr>
            <w:rFonts w:cstheme="minorHAnsi"/>
            <w:color w:val="000000"/>
            <w:shd w:val="clear" w:color="auto" w:fill="FFFFFF"/>
            <w:vertAlign w:val="superscript"/>
          </w:rPr>
          <w:tag w:val="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1899119793"/>
          <w:placeholder>
            <w:docPart w:val="5774EE1082A8406A909C146E013E38D6"/>
          </w:placeholder>
        </w:sdtPr>
        <w:sdtContent>
          <w:r w:rsidR="00E83CD3" w:rsidRPr="00E83CD3">
            <w:rPr>
              <w:rFonts w:cstheme="minorHAnsi"/>
              <w:color w:val="000000"/>
              <w:shd w:val="clear" w:color="auto" w:fill="FFFFFF"/>
              <w:vertAlign w:val="superscript"/>
            </w:rPr>
            <w:t>5</w:t>
          </w:r>
        </w:sdtContent>
      </w:sdt>
      <w:r w:rsidR="006F3F22">
        <w:t>. Th</w:t>
      </w:r>
      <w:r w:rsidR="00B0305C">
        <w:t xml:space="preserve">ere have been </w:t>
      </w:r>
      <w:r w:rsidR="00BA0C68">
        <w:t>several</w:t>
      </w:r>
      <w:r w:rsidR="00B0305C">
        <w:t xml:space="preserve"> </w:t>
      </w:r>
      <w:r w:rsidR="00F10F8B">
        <w:t xml:space="preserve">attempts to predict bark beetle outbreaks, however, these </w:t>
      </w:r>
      <w:commentRangeStart w:id="2"/>
      <w:r w:rsidR="00F10F8B">
        <w:t>models</w:t>
      </w:r>
      <w:commentRangeEnd w:id="2"/>
      <w:r w:rsidR="00812EED">
        <w:rPr>
          <w:rStyle w:val="CommentReference"/>
        </w:rPr>
        <w:commentReference w:id="2"/>
      </w:r>
      <w:r w:rsidR="00F10F8B">
        <w:t xml:space="preserve"> tend to be contextual to a specific area or bark beetle species</w:t>
      </w:r>
      <w:r w:rsidR="006F3F22">
        <w:t xml:space="preserve"> </w:t>
      </w:r>
      <w:sdt>
        <w:sdtPr>
          <w:rPr>
            <w:color w:val="000000"/>
            <w:vertAlign w:val="superscript"/>
          </w:rPr>
          <w:tag w:val="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
          <w:id w:val="575787497"/>
          <w:placeholder>
            <w:docPart w:val="DefaultPlaceholder_-1854013440"/>
          </w:placeholder>
        </w:sdtPr>
        <w:sdtContent>
          <w:r w:rsidR="00E83CD3" w:rsidRPr="00E83CD3">
            <w:rPr>
              <w:color w:val="000000"/>
              <w:vertAlign w:val="superscript"/>
            </w:rPr>
            <w:t>9,10</w:t>
          </w:r>
        </w:sdtContent>
      </w:sdt>
      <w:r w:rsidR="00F10F8B">
        <w:t xml:space="preserve">. </w:t>
      </w:r>
      <w:r w:rsidR="00174DA3">
        <w:t xml:space="preserve">To build </w:t>
      </w:r>
      <w:r w:rsidR="00BA0C68">
        <w:t xml:space="preserve">supervised </w:t>
      </w:r>
      <w:r w:rsidR="00174DA3">
        <w:t>predictive</w:t>
      </w:r>
      <w:r w:rsidR="00BA0C68">
        <w:t xml:space="preserve"> machine learning</w:t>
      </w:r>
      <w:r w:rsidR="00174DA3">
        <w:t xml:space="preserve"> models on </w:t>
      </w:r>
      <w:r w:rsidR="00BA0C68">
        <w:t xml:space="preserve">the spread of invasive species it </w:t>
      </w:r>
      <w:r w:rsidR="00812EED">
        <w:t xml:space="preserve">is </w:t>
      </w:r>
      <w:r w:rsidR="00510916">
        <w:t>cruc</w:t>
      </w:r>
      <w:r w:rsidR="00812EED">
        <w:t>ial to</w:t>
      </w:r>
      <w:r w:rsidR="00BA0C68">
        <w:t xml:space="preserve"> have accurate data</w:t>
      </w:r>
      <w:r w:rsidR="00812EED">
        <w:t xml:space="preserve">, </w:t>
      </w:r>
      <w:r w:rsidR="000D0254">
        <w:t>algorithms,</w:t>
      </w:r>
      <w:r w:rsidR="00812EED">
        <w:t xml:space="preserve"> and </w:t>
      </w:r>
      <w:r w:rsidR="00510916">
        <w:t>outputs</w:t>
      </w:r>
      <w:r w:rsidR="00BA0C68">
        <w:t xml:space="preserve">. </w:t>
      </w:r>
    </w:p>
    <w:p w14:paraId="028CD463" w14:textId="0001DF9B" w:rsidR="00BA0C68" w:rsidRDefault="00BA0C68" w:rsidP="00F10F8B">
      <w:r>
        <w:t xml:space="preserve">An essential part of recording </w:t>
      </w:r>
      <w:r w:rsidR="00636473">
        <w:t xml:space="preserve">species or tribe specific data is </w:t>
      </w:r>
      <w:del w:id="3" w:author="Klarenberg,Geraldine" w:date="2022-11-17T18:35:00Z">
        <w:r w:rsidR="00636473" w:rsidDel="00510916">
          <w:delText xml:space="preserve">naturally </w:delText>
        </w:r>
      </w:del>
      <w:r w:rsidR="00636473">
        <w:t>to identify samples correctly. This is not trivial when working with bark and ambrosia beetles as they tend to be smaller than 8 mm in length. This small size makes it hard to classify species by eye and often microscopes are required to investigate the smaller intricate features that differ between tribes and species</w:t>
      </w:r>
      <w:r w:rsidR="00636473" w:rsidRPr="00636473">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
          <w:id w:val="-523548999"/>
          <w:placeholder>
            <w:docPart w:val="83F69570FF4248F4B22BAAD5352FC640"/>
          </w:placeholder>
        </w:sdtPr>
        <w:sdtContent>
          <w:r w:rsidR="00E83CD3" w:rsidRPr="00E83CD3">
            <w:rPr>
              <w:rFonts w:cstheme="minorHAnsi"/>
              <w:color w:val="000000"/>
              <w:shd w:val="clear" w:color="auto" w:fill="FFFFFF"/>
              <w:vertAlign w:val="superscript"/>
            </w:rPr>
            <w:t>11</w:t>
          </w:r>
        </w:sdtContent>
      </w:sdt>
      <w:r w:rsidR="00636473">
        <w:t xml:space="preserve">.  </w:t>
      </w:r>
      <w:r w:rsidR="00BA14D0">
        <w:t xml:space="preserve">This same limitation </w:t>
      </w:r>
      <w:del w:id="4" w:author="Klarenberg,Geraldine" w:date="2022-11-17T18:36:00Z">
        <w:r w:rsidR="00BA14D0" w:rsidDel="00FD08D7">
          <w:delText>also makes it so</w:delText>
        </w:r>
      </w:del>
      <w:ins w:id="5" w:author="Klarenberg,Geraldine" w:date="2022-11-17T18:36:00Z">
        <w:r w:rsidR="00FD08D7">
          <w:t>requires</w:t>
        </w:r>
      </w:ins>
      <w:r w:rsidR="00BA14D0">
        <w:t xml:space="preserve"> that some training or experience is </w:t>
      </w:r>
      <w:del w:id="6" w:author="Klarenberg,Geraldine" w:date="2022-11-17T18:37:00Z">
        <w:r w:rsidR="00BA14D0" w:rsidDel="00FD08D7">
          <w:delText xml:space="preserve">required </w:delText>
        </w:r>
      </w:del>
      <w:ins w:id="7" w:author="Klarenberg,Geraldine" w:date="2022-11-17T18:37:00Z">
        <w:r w:rsidR="00FD08D7">
          <w:t xml:space="preserve">needed </w:t>
        </w:r>
      </w:ins>
      <w:r w:rsidR="00BA14D0">
        <w:t xml:space="preserve">to classify beetles reliably. An alternative method and more accurate way of classifying bark beetle species is </w:t>
      </w:r>
      <w:r w:rsidR="00456E2D">
        <w:t>to use DNA barcoding</w:t>
      </w:r>
      <w:sdt>
        <w:sdtPr>
          <w:rPr>
            <w:color w:val="000000"/>
            <w:vertAlign w:val="superscript"/>
          </w:rPr>
          <w:tag w:val="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
          <w:id w:val="1161048816"/>
          <w:placeholder>
            <w:docPart w:val="DefaultPlaceholder_-1854013440"/>
          </w:placeholder>
        </w:sdtPr>
        <w:sdtContent>
          <w:r w:rsidR="00E83CD3" w:rsidRPr="00E83CD3">
            <w:rPr>
              <w:color w:val="000000"/>
              <w:vertAlign w:val="superscript"/>
            </w:rPr>
            <w:t>12</w:t>
          </w:r>
        </w:sdtContent>
      </w:sdt>
      <w:r w:rsidR="00456E2D">
        <w:t xml:space="preserve">. However, this is not a scalable way to identify large amounts of beetles collected from multiple traps from multiple forests. </w:t>
      </w:r>
    </w:p>
    <w:p w14:paraId="23EFF6AD" w14:textId="3DC552B6" w:rsidR="00456E2D" w:rsidRDefault="00456E2D" w:rsidP="00F10F8B">
      <w:r>
        <w:t>In a previous program the United States Department of Agriculture had more than 300 traps in 22 different states. This program was aimed at early detection and rapid response of bark and ambrosia beetles</w:t>
      </w:r>
      <w:r w:rsidRPr="00456E2D">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
          <w:id w:val="304437388"/>
          <w:placeholder>
            <w:docPart w:val="41DB772B3606426D9C1A124155279B83"/>
          </w:placeholder>
        </w:sdtPr>
        <w:sdtContent>
          <w:r w:rsidR="00E83CD3" w:rsidRPr="00E83CD3">
            <w:rPr>
              <w:rFonts w:cstheme="minorHAnsi"/>
              <w:color w:val="000000"/>
              <w:shd w:val="clear" w:color="auto" w:fill="FFFFFF"/>
              <w:vertAlign w:val="superscript"/>
            </w:rPr>
            <w:t>13</w:t>
          </w:r>
        </w:sdtContent>
      </w:sdt>
      <w:r>
        <w:t xml:space="preserve">. </w:t>
      </w:r>
      <w:r w:rsidR="00023A87">
        <w:t>This program relied on three taxonomists to correctly identify bark and ambrosia beetles which posed</w:t>
      </w:r>
      <w:del w:id="8" w:author="Klarenberg,Geraldine" w:date="2022-11-17T18:37:00Z">
        <w:r w:rsidR="00023A87" w:rsidDel="00FD08D7">
          <w:delText xml:space="preserve"> as</w:delText>
        </w:r>
      </w:del>
      <w:r w:rsidR="00023A87">
        <w:t xml:space="preserve"> a bottleneck in the processing of samples. </w:t>
      </w:r>
      <w:r w:rsidR="008A01A9">
        <w:t>A more standardized alternative to visually classify</w:t>
      </w:r>
      <w:del w:id="9" w:author="Klarenberg,Geraldine" w:date="2022-11-17T18:38:00Z">
        <w:r w:rsidR="008A01A9" w:rsidDel="00FD08D7">
          <w:delText>ing</w:delText>
        </w:r>
      </w:del>
      <w:r w:rsidR="008A01A9">
        <w:t xml:space="preserve"> samples would be to make use of an automated image recognition system. </w:t>
      </w:r>
      <w:r w:rsidR="00EB33B6">
        <w:t xml:space="preserve">This can potentially lower the costs and decrease the bottleneck in processing samples. The power of image recognition for species classification </w:t>
      </w:r>
      <w:r w:rsidR="00520483">
        <w:t>has</w:t>
      </w:r>
      <w:r w:rsidR="00EB33B6">
        <w:t xml:space="preserve"> already been shown in mobile applications such as </w:t>
      </w:r>
      <w:commentRangeStart w:id="10"/>
      <w:r w:rsidR="00EB33B6">
        <w:t>iNaturalist</w:t>
      </w:r>
      <w:commentRangeEnd w:id="10"/>
      <w:r w:rsidR="00D57DF8">
        <w:rPr>
          <w:rStyle w:val="CommentReference"/>
        </w:rPr>
        <w:commentReference w:id="10"/>
      </w:r>
      <w:sdt>
        <w:sdtPr>
          <w:rPr>
            <w:color w:val="000000"/>
            <w:vertAlign w:val="superscript"/>
          </w:rPr>
          <w:tag w:val="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
          <w:id w:val="-1422942851"/>
          <w:placeholder>
            <w:docPart w:val="DefaultPlaceholder_-1854013440"/>
          </w:placeholder>
        </w:sdtPr>
        <w:sdtContent>
          <w:r w:rsidR="00E83CD3" w:rsidRPr="00E83CD3">
            <w:rPr>
              <w:color w:val="000000"/>
              <w:vertAlign w:val="superscript"/>
            </w:rPr>
            <w:t>14</w:t>
          </w:r>
        </w:sdtContent>
      </w:sdt>
      <w:r w:rsidR="00EB33B6">
        <w:t xml:space="preserve">. </w:t>
      </w:r>
      <w:r w:rsidR="00E83CD3">
        <w:t>Some</w:t>
      </w:r>
      <w:r w:rsidR="00E86505">
        <w:t xml:space="preserve"> other examples include classification models aimed at classifying carabid beetles</w:t>
      </w:r>
      <w:r w:rsidR="00E83CD3">
        <w:t xml:space="preserve"> and ants</w:t>
      </w:r>
      <w:sdt>
        <w:sdtPr>
          <w:rPr>
            <w:color w:val="000000"/>
            <w:vertAlign w:val="superscript"/>
          </w:rPr>
          <w:tag w:val="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
          <w:id w:val="-1040515605"/>
          <w:placeholder>
            <w:docPart w:val="DefaultPlaceholder_-1854013440"/>
          </w:placeholder>
        </w:sdtPr>
        <w:sdtContent>
          <w:r w:rsidR="00E83CD3" w:rsidRPr="00E83CD3">
            <w:rPr>
              <w:color w:val="000000"/>
              <w:vertAlign w:val="superscript"/>
            </w:rPr>
            <w:t>15–17</w:t>
          </w:r>
        </w:sdtContent>
      </w:sdt>
      <w:r w:rsidR="00E83CD3">
        <w:t>. A lot of work has also been done on many other insects or small objects proving that this field has a lot of potential</w:t>
      </w:r>
      <w:sdt>
        <w:sdtPr>
          <w:rPr>
            <w:color w:val="000000"/>
            <w:vertAlign w:val="superscript"/>
          </w:rPr>
          <w:tag w:val="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
          <w:id w:val="-662469369"/>
          <w:placeholder>
            <w:docPart w:val="DefaultPlaceholder_-1854013440"/>
          </w:placeholder>
        </w:sdtPr>
        <w:sdtContent>
          <w:r w:rsidR="00E83CD3" w:rsidRPr="00E83CD3">
            <w:rPr>
              <w:color w:val="000000"/>
              <w:vertAlign w:val="superscript"/>
            </w:rPr>
            <w:t>18–20</w:t>
          </w:r>
        </w:sdtContent>
      </w:sdt>
      <w:r w:rsidR="00E83CD3">
        <w:t xml:space="preserve">. However, no such studies have yet been done for bark and ambrosia beetles. </w:t>
      </w:r>
    </w:p>
    <w:p w14:paraId="41A574E8" w14:textId="09B6822E" w:rsidR="00520483" w:rsidRDefault="00520483" w:rsidP="00520483">
      <w:pPr>
        <w:pStyle w:val="Heading1"/>
      </w:pPr>
      <w:r>
        <w:t xml:space="preserve">Image classification with machine learning </w:t>
      </w:r>
    </w:p>
    <w:p w14:paraId="39ACD21D" w14:textId="047FA11C" w:rsidR="00036A73" w:rsidRDefault="00CA5764" w:rsidP="00036A73">
      <w:r>
        <w:t>In the past 10 years deep learning and more specifically convolutional neural networks (CNN) have dominated image machine learning applications</w:t>
      </w:r>
      <w:sdt>
        <w:sdtPr>
          <w:rPr>
            <w:rFonts w:cstheme="minorHAnsi"/>
            <w:color w:val="000000"/>
            <w:shd w:val="clear" w:color="auto" w:fill="FFFFFF"/>
            <w:vertAlign w:val="superscript"/>
          </w:rPr>
          <w:tag w:val="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848867447"/>
          <w:placeholder>
            <w:docPart w:val="CD5B666C297E4B34976C8BC9758A5B98"/>
          </w:placeholder>
        </w:sdtPr>
        <w:sdtContent>
          <w:r w:rsidR="00E83CD3" w:rsidRPr="00E83CD3">
            <w:rPr>
              <w:rFonts w:cstheme="minorHAnsi"/>
              <w:color w:val="000000"/>
              <w:shd w:val="clear" w:color="auto" w:fill="FFFFFF"/>
              <w:vertAlign w:val="superscript"/>
            </w:rPr>
            <w:t>21</w:t>
          </w:r>
        </w:sdtContent>
      </w:sdt>
      <w:r>
        <w:t xml:space="preserve">. Many different variants of this deep learning architecture have been explored, but the core concepts persist as a reliable way of training machine learning models on image data. CNNs offer some simple advantages over standard artificial neural networks (ANNs). The convolutional layers allow them to reduce the number of parameters when compared to ANNs. CNNs are also </w:t>
      </w:r>
      <w:r w:rsidR="00AB5EFE">
        <w:t xml:space="preserve">image </w:t>
      </w:r>
      <w:r>
        <w:t>translation invariant whereas ANNs are sensitive to different translations of images</w:t>
      </w:r>
      <w:sdt>
        <w:sdtPr>
          <w:rPr>
            <w:color w:val="000000"/>
            <w:vertAlign w:val="superscript"/>
          </w:rPr>
          <w:tag w:val="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
          <w:id w:val="981426826"/>
          <w:placeholder>
            <w:docPart w:val="DefaultPlaceholder_-1854013440"/>
          </w:placeholder>
        </w:sdtPr>
        <w:sdtContent>
          <w:r w:rsidR="00E83CD3" w:rsidRPr="00E83CD3">
            <w:rPr>
              <w:color w:val="000000"/>
              <w:vertAlign w:val="superscript"/>
            </w:rPr>
            <w:t>22</w:t>
          </w:r>
        </w:sdtContent>
      </w:sdt>
      <w:r>
        <w:t xml:space="preserve">. </w:t>
      </w:r>
      <w:r w:rsidR="00C875A2">
        <w:t>One augmented version of the CNN worth mentioning is the hierarchical Branch Convolutional Neural Network (B-CNN) architecture</w:t>
      </w:r>
      <w:sdt>
        <w:sdtPr>
          <w:rPr>
            <w:color w:val="000000"/>
            <w:vertAlign w:val="superscript"/>
          </w:rPr>
          <w:tag w:val="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
          <w:id w:val="-1045521466"/>
          <w:placeholder>
            <w:docPart w:val="DefaultPlaceholder_-1854013440"/>
          </w:placeholder>
        </w:sdtPr>
        <w:sdtContent>
          <w:r w:rsidR="00E83CD3" w:rsidRPr="00E83CD3">
            <w:rPr>
              <w:color w:val="000000"/>
              <w:vertAlign w:val="superscript"/>
            </w:rPr>
            <w:t>23</w:t>
          </w:r>
        </w:sdtContent>
      </w:sdt>
      <w:r w:rsidR="00C875A2">
        <w:t xml:space="preserve">. </w:t>
      </w:r>
      <w:r w:rsidR="005218E5">
        <w:t xml:space="preserve">This version of the CNN is adapted to have multiple output layers making it capable to classify on orders of </w:t>
      </w:r>
      <w:commentRangeStart w:id="11"/>
      <w:r w:rsidR="005218E5">
        <w:t>class resolution and specificity</w:t>
      </w:r>
      <w:commentRangeEnd w:id="11"/>
      <w:r w:rsidR="008F040D">
        <w:rPr>
          <w:rStyle w:val="CommentReference"/>
        </w:rPr>
        <w:commentReference w:id="11"/>
      </w:r>
      <w:r w:rsidR="005218E5">
        <w:t xml:space="preserve">. An expansion of this </w:t>
      </w:r>
      <w:r w:rsidR="00AE3A95">
        <w:t>hierarchical</w:t>
      </w:r>
      <w:r w:rsidR="005218E5">
        <w:t xml:space="preserve"> approach known as the </w:t>
      </w:r>
      <w:r w:rsidR="005218E5" w:rsidRPr="005218E5">
        <w:t>Hierarchical Bilinear Convolutional Neural Network (HB-CNN)</w:t>
      </w:r>
      <w:r w:rsidR="005218E5">
        <w:t xml:space="preserve"> </w:t>
      </w:r>
      <w:r w:rsidR="00AE3A95">
        <w:t>takes a multi-task learning approach to produce even better results</w:t>
      </w:r>
      <w:sdt>
        <w:sdtPr>
          <w:rPr>
            <w:color w:val="000000"/>
            <w:vertAlign w:val="superscript"/>
          </w:rPr>
          <w:tag w:val="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
          <w:id w:val="676848716"/>
          <w:placeholder>
            <w:docPart w:val="DefaultPlaceholder_-1854013440"/>
          </w:placeholder>
        </w:sdtPr>
        <w:sdtContent>
          <w:r w:rsidR="00E83CD3" w:rsidRPr="00E83CD3">
            <w:rPr>
              <w:color w:val="000000"/>
              <w:vertAlign w:val="superscript"/>
            </w:rPr>
            <w:t>24</w:t>
          </w:r>
        </w:sdtContent>
      </w:sdt>
      <w:r w:rsidR="00AE3A95">
        <w:t xml:space="preserve">. This shows that these hierarchical algorithms are capable to ingest predefined hierarchical information to improve performance. </w:t>
      </w:r>
    </w:p>
    <w:p w14:paraId="27CD658E" w14:textId="035130E2" w:rsidR="00E450A7" w:rsidRDefault="00B57206" w:rsidP="00036A73">
      <w:r>
        <w:lastRenderedPageBreak/>
        <w:t xml:space="preserve">One common hurdle when classifying small entities </w:t>
      </w:r>
      <w:r w:rsidR="005817C4">
        <w:t>i</w:t>
      </w:r>
      <w:r>
        <w:t xml:space="preserve">s that there are often multiple </w:t>
      </w:r>
      <w:r w:rsidR="005817C4">
        <w:t>objects</w:t>
      </w:r>
      <w:r>
        <w:t xml:space="preserve"> in a single image that need to </w:t>
      </w:r>
      <w:r w:rsidR="00DC113B">
        <w:t>be</w:t>
      </w:r>
      <w:r>
        <w:t xml:space="preserve"> classified individually. The standard way of overcoming this is by either taking individual images of samples or to perform object detection in an image and then break up a single image into multiple small images that each can be classified</w:t>
      </w:r>
      <w:r w:rsidRPr="00B57206">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
          <w:id w:val="-512459562"/>
          <w:placeholder>
            <w:docPart w:val="FBDA10C83D8C4377AB5D9C51ED4F02C3"/>
          </w:placeholder>
        </w:sdtPr>
        <w:sdtContent>
          <w:r w:rsidR="00E83CD3" w:rsidRPr="00E83CD3">
            <w:rPr>
              <w:rFonts w:cstheme="minorHAnsi"/>
              <w:color w:val="000000"/>
              <w:shd w:val="clear" w:color="auto" w:fill="FFFFFF"/>
              <w:vertAlign w:val="superscript"/>
            </w:rPr>
            <w:t>25</w:t>
          </w:r>
        </w:sdtContent>
      </w:sdt>
      <w:r>
        <w:t xml:space="preserve">. </w:t>
      </w:r>
      <w:r w:rsidR="005817C4">
        <w:t xml:space="preserve">Object detection itself is also a form of image classification or more specifically pixel classification. The purpose of object detection is to identify the pixels in an image that belong to a specific entity. </w:t>
      </w:r>
      <w:commentRangeStart w:id="12"/>
      <w:r w:rsidR="005817C4">
        <w:t xml:space="preserve">Examples may include non-neural </w:t>
      </w:r>
      <w:r w:rsidR="00DC113B">
        <w:t>network-based</w:t>
      </w:r>
      <w:r w:rsidR="005817C4">
        <w:t xml:space="preserve"> methods</w:t>
      </w:r>
      <w:r w:rsidR="00287D62">
        <w:t>,</w:t>
      </w:r>
      <w:r w:rsidR="005817C4">
        <w:t xml:space="preserve"> such as Histogram of Oriented Gradients (HOG) </w:t>
      </w:r>
      <w:r w:rsidR="00DC113B">
        <w:t>feature description</w:t>
      </w:r>
      <w:r w:rsidR="00287D62">
        <w:t>,</w:t>
      </w:r>
      <w:r w:rsidR="00DC113B">
        <w:t xml:space="preserve"> or </w:t>
      </w:r>
      <w:r w:rsidR="00287D62">
        <w:t>a neural network-based</w:t>
      </w:r>
      <w:r w:rsidR="00A67B7E">
        <w:t>,</w:t>
      </w:r>
      <w:r w:rsidR="00287D62">
        <w:t xml:space="preserve"> </w:t>
      </w:r>
      <w:r w:rsidR="00DC113B">
        <w:t>such as in the case of the You Only Look Once (YOLO) algorithm</w:t>
      </w:r>
      <w:sdt>
        <w:sdtPr>
          <w:rPr>
            <w:color w:val="000000"/>
            <w:vertAlign w:val="superscript"/>
          </w:rPr>
          <w:tag w:val="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
          <w:id w:val="1192576231"/>
          <w:placeholder>
            <w:docPart w:val="DefaultPlaceholder_-1854013440"/>
          </w:placeholder>
        </w:sdtPr>
        <w:sdtContent>
          <w:r w:rsidR="00E83CD3" w:rsidRPr="00E83CD3">
            <w:rPr>
              <w:color w:val="000000"/>
              <w:vertAlign w:val="superscript"/>
            </w:rPr>
            <w:t>26,27</w:t>
          </w:r>
        </w:sdtContent>
      </w:sdt>
      <w:r w:rsidR="00DC113B">
        <w:t xml:space="preserve">. </w:t>
      </w:r>
      <w:r w:rsidR="004E0E10">
        <w:t xml:space="preserve"> One thing that is vital when using these automated object detection methods is that the noise in the background of the image, the complexity, and size of the objects all contribute to the efficacy of the algorithm being used</w:t>
      </w:r>
      <w:r w:rsidR="004E0E10" w:rsidRPr="004E0E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
          <w:id w:val="-994099753"/>
          <w:placeholder>
            <w:docPart w:val="8C3EF916E2224465A69C18BF406A27BD"/>
          </w:placeholder>
        </w:sdtPr>
        <w:sdtContent>
          <w:r w:rsidR="00E83CD3" w:rsidRPr="00E83CD3">
            <w:rPr>
              <w:rFonts w:cstheme="minorHAnsi"/>
              <w:color w:val="000000"/>
              <w:shd w:val="clear" w:color="auto" w:fill="FFFFFF"/>
              <w:vertAlign w:val="superscript"/>
            </w:rPr>
            <w:t>28</w:t>
          </w:r>
        </w:sdtContent>
      </w:sdt>
      <w:commentRangeEnd w:id="12"/>
      <w:r w:rsidR="00BE0B14">
        <w:rPr>
          <w:rStyle w:val="CommentReference"/>
        </w:rPr>
        <w:commentReference w:id="12"/>
      </w:r>
      <w:r w:rsidR="004E0E10">
        <w:t xml:space="preserve">. </w:t>
      </w:r>
    </w:p>
    <w:p w14:paraId="147BE3BA" w14:textId="1A268A51" w:rsidR="00185F19" w:rsidRPr="00DC7C20" w:rsidRDefault="00D80889">
      <w:r>
        <w:t xml:space="preserve">A commonly mentioned criticism of deep learning is that the operations of the system are not </w:t>
      </w:r>
      <w:commentRangeStart w:id="13"/>
      <w:r w:rsidR="000944F6">
        <w:t>certain</w:t>
      </w:r>
      <w:commentRangeEnd w:id="13"/>
      <w:r w:rsidR="0003673D">
        <w:rPr>
          <w:rStyle w:val="CommentReference"/>
        </w:rPr>
        <w:commentReference w:id="13"/>
      </w:r>
      <w:r>
        <w:t xml:space="preserve"> to the user.  This has </w:t>
      </w:r>
      <w:r w:rsidR="000944F6">
        <w:t>led</w:t>
      </w:r>
      <w:r>
        <w:t xml:space="preserve"> to a rising interest in the field of explainable artificial intelligence</w:t>
      </w:r>
      <w:r w:rsidR="000944F6">
        <w:t xml:space="preserve"> (XAI)</w:t>
      </w:r>
      <w:sdt>
        <w:sdtPr>
          <w:rPr>
            <w:color w:val="000000"/>
            <w:vertAlign w:val="superscript"/>
          </w:rPr>
          <w:tag w:val="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
          <w:id w:val="1383370802"/>
          <w:placeholder>
            <w:docPart w:val="DefaultPlaceholder_-1854013440"/>
          </w:placeholder>
        </w:sdtPr>
        <w:sdtContent>
          <w:r w:rsidR="00E83CD3" w:rsidRPr="00E83CD3">
            <w:rPr>
              <w:color w:val="000000"/>
              <w:vertAlign w:val="superscript"/>
            </w:rPr>
            <w:t>29,30</w:t>
          </w:r>
        </w:sdtContent>
      </w:sdt>
      <w:r>
        <w:t xml:space="preserve">. </w:t>
      </w:r>
      <w:r w:rsidR="000944F6">
        <w:t xml:space="preserve">This field is concerned with the ways in which machine learning models are interpreted. </w:t>
      </w:r>
      <w:r w:rsidR="00091410">
        <w:t>For computer vision tasks using deep learning models</w:t>
      </w:r>
      <w:ins w:id="14" w:author="Klarenberg,Geraldine" w:date="2022-11-17T20:18:00Z">
        <w:r w:rsidR="0009121D">
          <w:t>,</w:t>
        </w:r>
      </w:ins>
      <w:r w:rsidR="00091410">
        <w:t xml:space="preserve"> XAI is often implemented by identifying the most important pixels in an image to the model in use</w:t>
      </w:r>
      <w:r w:rsidR="00091410" w:rsidRPr="000914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
          <w:id w:val="-494804462"/>
          <w:placeholder>
            <w:docPart w:val="42D18C7E00CA4C689A1B7433E379B3D5"/>
          </w:placeholder>
        </w:sdtPr>
        <w:sdtContent>
          <w:r w:rsidR="00E83CD3" w:rsidRPr="00E83CD3">
            <w:rPr>
              <w:rFonts w:cstheme="minorHAnsi"/>
              <w:color w:val="000000"/>
              <w:shd w:val="clear" w:color="auto" w:fill="FFFFFF"/>
              <w:vertAlign w:val="superscript"/>
            </w:rPr>
            <w:t>31</w:t>
          </w:r>
        </w:sdtContent>
      </w:sdt>
      <w:r w:rsidR="00091410">
        <w:t xml:space="preserve">.  </w:t>
      </w:r>
      <w:r w:rsidR="00C92E97">
        <w:t>There are many different tools in which to do this, but most tools make use of the trained parameters of a network and some defined input image to identify the pixels that are most critical to the model’s outcome</w:t>
      </w:r>
      <w:sdt>
        <w:sdtPr>
          <w:rPr>
            <w:color w:val="000000"/>
            <w:vertAlign w:val="superscript"/>
          </w:rPr>
          <w:tag w:val="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
          <w:id w:val="-877932574"/>
          <w:placeholder>
            <w:docPart w:val="DefaultPlaceholder_-1854013440"/>
          </w:placeholder>
        </w:sdtPr>
        <w:sdtContent>
          <w:r w:rsidR="00E83CD3" w:rsidRPr="00E83CD3">
            <w:rPr>
              <w:color w:val="000000"/>
              <w:vertAlign w:val="superscript"/>
            </w:rPr>
            <w:t>29</w:t>
          </w:r>
        </w:sdtContent>
      </w:sdt>
      <w:r w:rsidR="00C92E97">
        <w:t xml:space="preserve">. These pixels can then be visualized, </w:t>
      </w:r>
      <w:r w:rsidR="00FF1DF4">
        <w:t>analyzed,</w:t>
      </w:r>
      <w:r w:rsidR="00C92E97">
        <w:t xml:space="preserve"> and reviewed to understand the model. By highlighting the features or pixels on a model image it is possible to gain insight into the biases about the training data and the model.</w:t>
      </w:r>
      <w:r w:rsidR="004166C8">
        <w:t xml:space="preserve"> </w:t>
      </w:r>
      <w:commentRangeStart w:id="15"/>
      <w:r w:rsidR="004166C8">
        <w:t xml:space="preserve">This way the “black box” element of deep neural networks can be reduced. </w:t>
      </w:r>
      <w:commentRangeEnd w:id="15"/>
      <w:r w:rsidR="00295558">
        <w:rPr>
          <w:rStyle w:val="CommentReference"/>
        </w:rPr>
        <w:commentReference w:id="15"/>
      </w:r>
    </w:p>
    <w:p w14:paraId="008BA4D2" w14:textId="1B80A845" w:rsidR="00280935" w:rsidRPr="00DC5F9C" w:rsidRDefault="00185F19" w:rsidP="00185F19">
      <w:pPr>
        <w:pStyle w:val="Heading1"/>
        <w:rPr>
          <w:shd w:val="clear" w:color="auto" w:fill="FFFFFF"/>
        </w:rPr>
      </w:pPr>
      <w:r>
        <w:rPr>
          <w:shd w:val="clear" w:color="auto" w:fill="FFFFFF"/>
        </w:rPr>
        <w:t>References</w:t>
      </w:r>
    </w:p>
    <w:sdt>
      <w:sdtPr>
        <w:rPr>
          <w:rFonts w:cstheme="minorHAnsi"/>
        </w:rPr>
        <w:tag w:val="MENDELEY_BIBLIOGRAPHY"/>
        <w:id w:val="588593544"/>
        <w:placeholder>
          <w:docPart w:val="DefaultPlaceholder_-1854013440"/>
        </w:placeholder>
      </w:sdtPr>
      <w:sdtContent>
        <w:p w14:paraId="717A0646" w14:textId="77777777" w:rsidR="00E83CD3" w:rsidRDefault="00E83CD3">
          <w:pPr>
            <w:autoSpaceDE w:val="0"/>
            <w:autoSpaceDN w:val="0"/>
            <w:ind w:hanging="640"/>
            <w:divId w:val="2054621981"/>
            <w:rPr>
              <w:rFonts w:eastAsia="Times New Roman"/>
              <w:sz w:val="24"/>
              <w:szCs w:val="24"/>
            </w:rPr>
          </w:pPr>
          <w:r>
            <w:rPr>
              <w:rFonts w:eastAsia="Times New Roman"/>
            </w:rPr>
            <w:t>1.</w:t>
          </w:r>
          <w:r>
            <w:rPr>
              <w:rFonts w:eastAsia="Times New Roman"/>
            </w:rPr>
            <w:tab/>
            <w:t>T.H. Atkinson Bark and Ambrosia beetle pages: Home. https://www.barkbeetles.info/.</w:t>
          </w:r>
        </w:p>
        <w:p w14:paraId="714FB166" w14:textId="77777777" w:rsidR="00E83CD3" w:rsidRDefault="00E83CD3">
          <w:pPr>
            <w:autoSpaceDE w:val="0"/>
            <w:autoSpaceDN w:val="0"/>
            <w:ind w:hanging="640"/>
            <w:divId w:val="1589345937"/>
            <w:rPr>
              <w:rFonts w:eastAsia="Times New Roman"/>
            </w:rPr>
          </w:pPr>
          <w:r>
            <w:rPr>
              <w:rFonts w:eastAsia="Times New Roman"/>
            </w:rPr>
            <w:t>2.</w:t>
          </w:r>
          <w:r>
            <w:rPr>
              <w:rFonts w:eastAsia="Times New Roman"/>
            </w:rPr>
            <w:tab/>
          </w:r>
          <w:proofErr w:type="spellStart"/>
          <w:r>
            <w:rPr>
              <w:rFonts w:eastAsia="Times New Roman"/>
            </w:rPr>
            <w:t>Pistone</w:t>
          </w:r>
          <w:proofErr w:type="spellEnd"/>
          <w:r>
            <w:rPr>
              <w:rFonts w:eastAsia="Times New Roman"/>
            </w:rPr>
            <w:t xml:space="preserve">, D., </w:t>
          </w:r>
          <w:proofErr w:type="spellStart"/>
          <w:r>
            <w:rPr>
              <w:rFonts w:eastAsia="Times New Roman"/>
            </w:rPr>
            <w:t>Gohli</w:t>
          </w:r>
          <w:proofErr w:type="spellEnd"/>
          <w:r>
            <w:rPr>
              <w:rFonts w:eastAsia="Times New Roman"/>
            </w:rPr>
            <w:t xml:space="preserve">, J. &amp; </w:t>
          </w:r>
          <w:proofErr w:type="spellStart"/>
          <w:r>
            <w:rPr>
              <w:rFonts w:eastAsia="Times New Roman"/>
            </w:rPr>
            <w:t>Jordal</w:t>
          </w:r>
          <w:proofErr w:type="spellEnd"/>
          <w:r>
            <w:rPr>
              <w:rFonts w:eastAsia="Times New Roman"/>
            </w:rPr>
            <w:t xml:space="preserve">, B. H. Molecular phylogeny of bark and ambrosia beetles (Curculionidae: Scolytinae) based on 18 molecular markers. </w:t>
          </w:r>
          <w:r>
            <w:rPr>
              <w:rFonts w:eastAsia="Times New Roman"/>
              <w:i/>
              <w:iCs/>
            </w:rPr>
            <w:t xml:space="preserve">Syst </w:t>
          </w:r>
          <w:proofErr w:type="spellStart"/>
          <w:r>
            <w:rPr>
              <w:rFonts w:eastAsia="Times New Roman"/>
              <w:i/>
              <w:iCs/>
            </w:rPr>
            <w:t>Entomol</w:t>
          </w:r>
          <w:proofErr w:type="spellEnd"/>
          <w:r>
            <w:rPr>
              <w:rFonts w:eastAsia="Times New Roman"/>
            </w:rPr>
            <w:t xml:space="preserve"> </w:t>
          </w:r>
          <w:r>
            <w:rPr>
              <w:rFonts w:eastAsia="Times New Roman"/>
              <w:b/>
              <w:bCs/>
            </w:rPr>
            <w:t>43</w:t>
          </w:r>
          <w:r>
            <w:rPr>
              <w:rFonts w:eastAsia="Times New Roman"/>
            </w:rPr>
            <w:t>, 387–406 (2018).</w:t>
          </w:r>
        </w:p>
        <w:p w14:paraId="19558D91" w14:textId="77777777" w:rsidR="00E83CD3" w:rsidRDefault="00E83CD3">
          <w:pPr>
            <w:autoSpaceDE w:val="0"/>
            <w:autoSpaceDN w:val="0"/>
            <w:ind w:hanging="640"/>
            <w:divId w:val="688063619"/>
            <w:rPr>
              <w:rFonts w:eastAsia="Times New Roman"/>
            </w:rPr>
          </w:pPr>
          <w:r>
            <w:rPr>
              <w:rFonts w:eastAsia="Times New Roman"/>
            </w:rPr>
            <w:t>3.</w:t>
          </w:r>
          <w:r>
            <w:rPr>
              <w:rFonts w:eastAsia="Times New Roman"/>
            </w:rPr>
            <w:tab/>
          </w:r>
          <w:proofErr w:type="spellStart"/>
          <w:r>
            <w:rPr>
              <w:rFonts w:eastAsia="Times New Roman"/>
            </w:rPr>
            <w:t>Kirkendall</w:t>
          </w:r>
          <w:proofErr w:type="spellEnd"/>
          <w:r>
            <w:rPr>
              <w:rFonts w:eastAsia="Times New Roman"/>
            </w:rPr>
            <w:t xml:space="preserve">, L. R., </w:t>
          </w:r>
          <w:proofErr w:type="spellStart"/>
          <w:r>
            <w:rPr>
              <w:rFonts w:eastAsia="Times New Roman"/>
            </w:rPr>
            <w:t>Biedermann</w:t>
          </w:r>
          <w:proofErr w:type="spellEnd"/>
          <w:r>
            <w:rPr>
              <w:rFonts w:eastAsia="Times New Roman"/>
            </w:rPr>
            <w:t xml:space="preserve">, P. H. W. &amp; </w:t>
          </w:r>
          <w:proofErr w:type="spellStart"/>
          <w:r>
            <w:rPr>
              <w:rFonts w:eastAsia="Times New Roman"/>
            </w:rPr>
            <w:t>Jordal</w:t>
          </w:r>
          <w:proofErr w:type="spellEnd"/>
          <w:r>
            <w:rPr>
              <w:rFonts w:eastAsia="Times New Roman"/>
            </w:rPr>
            <w:t xml:space="preserve">, B. H. Evolution and Diversity of Bark and Ambrosia Beetles. </w:t>
          </w:r>
          <w:r>
            <w:rPr>
              <w:rFonts w:eastAsia="Times New Roman"/>
              <w:i/>
              <w:iCs/>
            </w:rPr>
            <w:t>Bark Beetles: Biology and Ecology of Native and Invasive Species</w:t>
          </w:r>
          <w:r>
            <w:rPr>
              <w:rFonts w:eastAsia="Times New Roman"/>
            </w:rPr>
            <w:t xml:space="preserve"> 85–156 (2015) doi:10.1016/B978-0-12-417156-5.00003-4.</w:t>
          </w:r>
        </w:p>
        <w:p w14:paraId="0224C2BB" w14:textId="77777777" w:rsidR="00E83CD3" w:rsidRDefault="00E83CD3">
          <w:pPr>
            <w:autoSpaceDE w:val="0"/>
            <w:autoSpaceDN w:val="0"/>
            <w:ind w:hanging="640"/>
            <w:divId w:val="475991568"/>
            <w:rPr>
              <w:rFonts w:eastAsia="Times New Roman"/>
            </w:rPr>
          </w:pPr>
          <w:r>
            <w:rPr>
              <w:rFonts w:eastAsia="Times New Roman"/>
            </w:rPr>
            <w:t>4.</w:t>
          </w:r>
          <w:r>
            <w:rPr>
              <w:rFonts w:eastAsia="Times New Roman"/>
            </w:rPr>
            <w:tab/>
          </w:r>
          <w:proofErr w:type="spellStart"/>
          <w:r>
            <w:rPr>
              <w:rFonts w:eastAsia="Times New Roman"/>
            </w:rPr>
            <w:t>KnÍŽek</w:t>
          </w:r>
          <w:proofErr w:type="spellEnd"/>
          <w:r>
            <w:rPr>
              <w:rFonts w:eastAsia="Times New Roman"/>
            </w:rPr>
            <w:t xml:space="preserve">, M. &amp; Beaver, R. Taxonomy and Systematics of Bark and Ambrosia Beetles. </w:t>
          </w:r>
          <w:r>
            <w:rPr>
              <w:rFonts w:eastAsia="Times New Roman"/>
              <w:i/>
              <w:iCs/>
            </w:rPr>
            <w:t>Bark and Wood Boring Insects in Living Trees in Europe, a Synthesis</w:t>
          </w:r>
          <w:r>
            <w:rPr>
              <w:rFonts w:eastAsia="Times New Roman"/>
            </w:rPr>
            <w:t xml:space="preserve"> 41–54 (2007) doi:10.1007/978-1-4020-2241-8_5.</w:t>
          </w:r>
        </w:p>
        <w:p w14:paraId="574F253F" w14:textId="77777777" w:rsidR="00E83CD3" w:rsidRDefault="00E83CD3">
          <w:pPr>
            <w:autoSpaceDE w:val="0"/>
            <w:autoSpaceDN w:val="0"/>
            <w:ind w:hanging="640"/>
            <w:divId w:val="2019502453"/>
            <w:rPr>
              <w:rFonts w:eastAsia="Times New Roman"/>
            </w:rPr>
          </w:pPr>
          <w:r>
            <w:rPr>
              <w:rFonts w:eastAsia="Times New Roman"/>
            </w:rPr>
            <w:t>5.</w:t>
          </w:r>
          <w:r>
            <w:rPr>
              <w:rFonts w:eastAsia="Times New Roman"/>
            </w:rPr>
            <w:tab/>
            <w:t>Bark Beetles in a Changing Environment on JSTOR. https://www.jstor.org/stable/20113226#metadata_info_tab_contents.</w:t>
          </w:r>
        </w:p>
        <w:p w14:paraId="1254CD44" w14:textId="77777777" w:rsidR="00E83CD3" w:rsidRDefault="00E83CD3">
          <w:pPr>
            <w:autoSpaceDE w:val="0"/>
            <w:autoSpaceDN w:val="0"/>
            <w:ind w:hanging="640"/>
            <w:divId w:val="2131706643"/>
            <w:rPr>
              <w:rFonts w:eastAsia="Times New Roman"/>
            </w:rPr>
          </w:pPr>
          <w:r>
            <w:rPr>
              <w:rFonts w:eastAsia="Times New Roman"/>
            </w:rPr>
            <w:t>6.</w:t>
          </w:r>
          <w:r>
            <w:rPr>
              <w:rFonts w:eastAsia="Times New Roman"/>
            </w:rPr>
            <w:tab/>
          </w:r>
          <w:proofErr w:type="spellStart"/>
          <w:r>
            <w:rPr>
              <w:rFonts w:eastAsia="Times New Roman"/>
            </w:rPr>
            <w:t>Krokene</w:t>
          </w:r>
          <w:proofErr w:type="spellEnd"/>
          <w:r>
            <w:rPr>
              <w:rFonts w:eastAsia="Times New Roman"/>
            </w:rPr>
            <w:t xml:space="preserve">, P. Conifer Defense and Resistance to Bark Beetles. </w:t>
          </w:r>
          <w:r>
            <w:rPr>
              <w:rFonts w:eastAsia="Times New Roman"/>
              <w:i/>
              <w:iCs/>
            </w:rPr>
            <w:t>Bark Beetles: Biology and Ecology of Native and Invasive Species</w:t>
          </w:r>
          <w:r>
            <w:rPr>
              <w:rFonts w:eastAsia="Times New Roman"/>
            </w:rPr>
            <w:t xml:space="preserve"> 177–207 (2015) doi:10.1016/B978-0-12-417156-5.00005-8.</w:t>
          </w:r>
        </w:p>
        <w:p w14:paraId="5A5358FB" w14:textId="77777777" w:rsidR="00E83CD3" w:rsidRDefault="00E83CD3">
          <w:pPr>
            <w:autoSpaceDE w:val="0"/>
            <w:autoSpaceDN w:val="0"/>
            <w:ind w:hanging="640"/>
            <w:divId w:val="1017586821"/>
            <w:rPr>
              <w:rFonts w:eastAsia="Times New Roman"/>
            </w:rPr>
          </w:pPr>
          <w:r>
            <w:rPr>
              <w:rFonts w:eastAsia="Times New Roman"/>
            </w:rPr>
            <w:t>7.</w:t>
          </w:r>
          <w:r>
            <w:rPr>
              <w:rFonts w:eastAsia="Times New Roman"/>
            </w:rPr>
            <w:tab/>
            <w:t xml:space="preserve">Morris, J. L. </w:t>
          </w:r>
          <w:r>
            <w:rPr>
              <w:rFonts w:eastAsia="Times New Roman"/>
              <w:i/>
              <w:iCs/>
            </w:rPr>
            <w:t>et al.</w:t>
          </w:r>
          <w:r>
            <w:rPr>
              <w:rFonts w:eastAsia="Times New Roman"/>
            </w:rPr>
            <w:t xml:space="preserve">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b/>
              <w:bCs/>
            </w:rPr>
            <w:t>54</w:t>
          </w:r>
          <w:r>
            <w:rPr>
              <w:rFonts w:eastAsia="Times New Roman"/>
            </w:rPr>
            <w:t>, 750–760 (2017).</w:t>
          </w:r>
        </w:p>
        <w:p w14:paraId="4A8986A0" w14:textId="77777777" w:rsidR="00E83CD3" w:rsidRDefault="00E83CD3">
          <w:pPr>
            <w:autoSpaceDE w:val="0"/>
            <w:autoSpaceDN w:val="0"/>
            <w:ind w:hanging="640"/>
            <w:divId w:val="503060087"/>
            <w:rPr>
              <w:rFonts w:eastAsia="Times New Roman"/>
            </w:rPr>
          </w:pPr>
          <w:r>
            <w:rPr>
              <w:rFonts w:eastAsia="Times New Roman"/>
            </w:rPr>
            <w:lastRenderedPageBreak/>
            <w:t>8.</w:t>
          </w:r>
          <w:r>
            <w:rPr>
              <w:rFonts w:eastAsia="Times New Roman"/>
            </w:rPr>
            <w:tab/>
            <w:t xml:space="preserve">Grégoire, J. C., Raffa, K. F. &amp; Lindgren, B. S. Economics and Politics of Bark Beetles. </w:t>
          </w:r>
          <w:r>
            <w:rPr>
              <w:rFonts w:eastAsia="Times New Roman"/>
              <w:i/>
              <w:iCs/>
            </w:rPr>
            <w:t>Bark Beetles: Biology and Ecology of Native and Invasive Species</w:t>
          </w:r>
          <w:r>
            <w:rPr>
              <w:rFonts w:eastAsia="Times New Roman"/>
            </w:rPr>
            <w:t xml:space="preserve"> 585–613 (2015) doi:10.1016/B978-0-12-417156-5.00015-0.</w:t>
          </w:r>
        </w:p>
        <w:p w14:paraId="18FE821E" w14:textId="77777777" w:rsidR="00E83CD3" w:rsidRDefault="00E83CD3">
          <w:pPr>
            <w:autoSpaceDE w:val="0"/>
            <w:autoSpaceDN w:val="0"/>
            <w:ind w:hanging="640"/>
            <w:divId w:val="1558664701"/>
            <w:rPr>
              <w:rFonts w:eastAsia="Times New Roman"/>
            </w:rPr>
          </w:pPr>
          <w:r>
            <w:rPr>
              <w:rFonts w:eastAsia="Times New Roman"/>
            </w:rPr>
            <w:t>9.</w:t>
          </w:r>
          <w:r>
            <w:rPr>
              <w:rFonts w:eastAsia="Times New Roman"/>
            </w:rPr>
            <w:tab/>
            <w:t xml:space="preserve">Ortiz, S. M., Breidenbach, J. &amp; </w:t>
          </w:r>
          <w:proofErr w:type="spellStart"/>
          <w:r>
            <w:rPr>
              <w:rFonts w:eastAsia="Times New Roman"/>
            </w:rPr>
            <w:t>Kändler</w:t>
          </w:r>
          <w:proofErr w:type="spellEnd"/>
          <w:r>
            <w:rPr>
              <w:rFonts w:eastAsia="Times New Roman"/>
            </w:rPr>
            <w:t xml:space="preserve">, G. Early Detection of Bark Beetle Green Attack Using  </w:t>
          </w:r>
          <w:proofErr w:type="spellStart"/>
          <w:r>
            <w:rPr>
              <w:rFonts w:eastAsia="Times New Roman"/>
            </w:rPr>
            <w:t>TerraSAR</w:t>
          </w:r>
          <w:proofErr w:type="spellEnd"/>
          <w:r>
            <w:rPr>
              <w:rFonts w:eastAsia="Times New Roman"/>
            </w:rPr>
            <w:t xml:space="preserve">-X and </w:t>
          </w:r>
          <w:proofErr w:type="spellStart"/>
          <w:r>
            <w:rPr>
              <w:rFonts w:eastAsia="Times New Roman"/>
            </w:rPr>
            <w:t>RapidEye</w:t>
          </w:r>
          <w:proofErr w:type="spellEnd"/>
          <w:r>
            <w:rPr>
              <w:rFonts w:eastAsia="Times New Roman"/>
            </w:rPr>
            <w:t xml:space="preserve"> Data. </w:t>
          </w:r>
          <w:r>
            <w:rPr>
              <w:rFonts w:eastAsia="Times New Roman"/>
              <w:i/>
              <w:iCs/>
            </w:rPr>
            <w:t>Remote Sensing 2013, Vol. 5, Pages 1912-1931</w:t>
          </w:r>
          <w:r>
            <w:rPr>
              <w:rFonts w:eastAsia="Times New Roman"/>
            </w:rPr>
            <w:t xml:space="preserve"> </w:t>
          </w:r>
          <w:r>
            <w:rPr>
              <w:rFonts w:eastAsia="Times New Roman"/>
              <w:b/>
              <w:bCs/>
            </w:rPr>
            <w:t>5</w:t>
          </w:r>
          <w:r>
            <w:rPr>
              <w:rFonts w:eastAsia="Times New Roman"/>
            </w:rPr>
            <w:t>, 1912–1931 (2013).</w:t>
          </w:r>
        </w:p>
        <w:p w14:paraId="76D27224" w14:textId="77777777" w:rsidR="00E83CD3" w:rsidRDefault="00E83CD3">
          <w:pPr>
            <w:autoSpaceDE w:val="0"/>
            <w:autoSpaceDN w:val="0"/>
            <w:ind w:hanging="640"/>
            <w:divId w:val="1620841435"/>
            <w:rPr>
              <w:rFonts w:eastAsia="Times New Roman"/>
            </w:rPr>
          </w:pPr>
          <w:r>
            <w:rPr>
              <w:rFonts w:eastAsia="Times New Roman"/>
            </w:rPr>
            <w:t>10.</w:t>
          </w:r>
          <w:r>
            <w:rPr>
              <w:rFonts w:eastAsia="Times New Roman"/>
            </w:rPr>
            <w:tab/>
            <w:t xml:space="preserve">Rammer, W. &amp; </w:t>
          </w:r>
          <w:proofErr w:type="spellStart"/>
          <w:r>
            <w:rPr>
              <w:rFonts w:eastAsia="Times New Roman"/>
            </w:rPr>
            <w:t>Seidl</w:t>
          </w:r>
          <w:proofErr w:type="spellEnd"/>
          <w:r>
            <w:rPr>
              <w:rFonts w:eastAsia="Times New Roman"/>
            </w:rPr>
            <w:t xml:space="preserve">, R. Harnessing Deep Learning in Ecology: An Example Predicting Bark Beetle Outbreaks. </w:t>
          </w:r>
          <w:r>
            <w:rPr>
              <w:rFonts w:eastAsia="Times New Roman"/>
              <w:i/>
              <w:iCs/>
            </w:rPr>
            <w:t>Front Plant Sci</w:t>
          </w:r>
          <w:r>
            <w:rPr>
              <w:rFonts w:eastAsia="Times New Roman"/>
            </w:rPr>
            <w:t xml:space="preserve"> </w:t>
          </w:r>
          <w:r>
            <w:rPr>
              <w:rFonts w:eastAsia="Times New Roman"/>
              <w:b/>
              <w:bCs/>
            </w:rPr>
            <w:t>10</w:t>
          </w:r>
          <w:r>
            <w:rPr>
              <w:rFonts w:eastAsia="Times New Roman"/>
            </w:rPr>
            <w:t>, 1327 (2019).</w:t>
          </w:r>
        </w:p>
        <w:p w14:paraId="0271C698" w14:textId="77777777" w:rsidR="00E83CD3" w:rsidRDefault="00E83CD3">
          <w:pPr>
            <w:autoSpaceDE w:val="0"/>
            <w:autoSpaceDN w:val="0"/>
            <w:ind w:hanging="640"/>
            <w:divId w:val="1371147966"/>
            <w:rPr>
              <w:rFonts w:eastAsia="Times New Roman"/>
            </w:rPr>
          </w:pPr>
          <w:r>
            <w:rPr>
              <w:rFonts w:eastAsia="Times New Roman"/>
            </w:rPr>
            <w:t>11.</w:t>
          </w:r>
          <w:r>
            <w:rPr>
              <w:rFonts w:eastAsia="Times New Roman"/>
            </w:rPr>
            <w:tab/>
          </w:r>
          <w:proofErr w:type="spellStart"/>
          <w:r>
            <w:rPr>
              <w:rFonts w:eastAsia="Times New Roman"/>
            </w:rPr>
            <w:t>Hulcr</w:t>
          </w:r>
          <w:proofErr w:type="spellEnd"/>
          <w:r>
            <w:rPr>
              <w:rFonts w:eastAsia="Times New Roman"/>
            </w:rPr>
            <w:t xml:space="preserve">, J., Atkinson, T. H., </w:t>
          </w:r>
          <w:proofErr w:type="spellStart"/>
          <w:r>
            <w:rPr>
              <w:rFonts w:eastAsia="Times New Roman"/>
            </w:rPr>
            <w:t>Cognato</w:t>
          </w:r>
          <w:proofErr w:type="spellEnd"/>
          <w:r>
            <w:rPr>
              <w:rFonts w:eastAsia="Times New Roman"/>
            </w:rPr>
            <w:t xml:space="preserve">, A. I., </w:t>
          </w:r>
          <w:proofErr w:type="spellStart"/>
          <w:r>
            <w:rPr>
              <w:rFonts w:eastAsia="Times New Roman"/>
            </w:rPr>
            <w:t>Jordal</w:t>
          </w:r>
          <w:proofErr w:type="spellEnd"/>
          <w:r>
            <w:rPr>
              <w:rFonts w:eastAsia="Times New Roman"/>
            </w:rPr>
            <w:t xml:space="preserve">, B. H. &amp; McKenna, D. D. Morphology, Taxonomy, and Phylogenetics of Bark Beetles. </w:t>
          </w:r>
          <w:r>
            <w:rPr>
              <w:rFonts w:eastAsia="Times New Roman"/>
              <w:i/>
              <w:iCs/>
            </w:rPr>
            <w:t>Bark Beetles: Biology and Ecology of Native and Invasive Species</w:t>
          </w:r>
          <w:r>
            <w:rPr>
              <w:rFonts w:eastAsia="Times New Roman"/>
            </w:rPr>
            <w:t xml:space="preserve"> 41–84 (2015) doi:10.1016/B978-0-12-417156-5.00002-2.</w:t>
          </w:r>
        </w:p>
        <w:p w14:paraId="61DC5DE7" w14:textId="77777777" w:rsidR="00E83CD3" w:rsidRDefault="00E83CD3">
          <w:pPr>
            <w:autoSpaceDE w:val="0"/>
            <w:autoSpaceDN w:val="0"/>
            <w:ind w:hanging="640"/>
            <w:divId w:val="565918599"/>
            <w:rPr>
              <w:rFonts w:eastAsia="Times New Roman"/>
            </w:rPr>
          </w:pPr>
          <w:r>
            <w:rPr>
              <w:rFonts w:eastAsia="Times New Roman"/>
            </w:rPr>
            <w:t>12.</w:t>
          </w:r>
          <w:r>
            <w:rPr>
              <w:rFonts w:eastAsia="Times New Roman"/>
            </w:rPr>
            <w:tab/>
          </w:r>
          <w:proofErr w:type="spellStart"/>
          <w:r>
            <w:rPr>
              <w:rFonts w:eastAsia="Times New Roman"/>
            </w:rPr>
            <w:t>Jordal</w:t>
          </w:r>
          <w:proofErr w:type="spellEnd"/>
          <w:r>
            <w:rPr>
              <w:rFonts w:eastAsia="Times New Roman"/>
            </w:rPr>
            <w:t xml:space="preserve">, B. H. &amp; </w:t>
          </w:r>
          <w:proofErr w:type="spellStart"/>
          <w:r>
            <w:rPr>
              <w:rFonts w:eastAsia="Times New Roman"/>
            </w:rPr>
            <w:t>Kambestad</w:t>
          </w:r>
          <w:proofErr w:type="spellEnd"/>
          <w:r>
            <w:rPr>
              <w:rFonts w:eastAsia="Times New Roman"/>
            </w:rPr>
            <w:t xml:space="preserve">, M. DNA barcoding of bark and ambrosia beetles reveals excessive NUMTs and consistent east-west divergence across Palearctic forests. </w:t>
          </w:r>
          <w:r>
            <w:rPr>
              <w:rFonts w:eastAsia="Times New Roman"/>
              <w:i/>
              <w:iCs/>
            </w:rPr>
            <w:t xml:space="preserve">Mol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Resour</w:t>
          </w:r>
          <w:proofErr w:type="spellEnd"/>
          <w:r>
            <w:rPr>
              <w:rFonts w:eastAsia="Times New Roman"/>
            </w:rPr>
            <w:t xml:space="preserve"> </w:t>
          </w:r>
          <w:r>
            <w:rPr>
              <w:rFonts w:eastAsia="Times New Roman"/>
              <w:b/>
              <w:bCs/>
            </w:rPr>
            <w:t>14</w:t>
          </w:r>
          <w:r>
            <w:rPr>
              <w:rFonts w:eastAsia="Times New Roman"/>
            </w:rPr>
            <w:t>, 7–17 (2014).</w:t>
          </w:r>
        </w:p>
        <w:p w14:paraId="5E0B58F6" w14:textId="77777777" w:rsidR="00E83CD3" w:rsidRDefault="00E83CD3">
          <w:pPr>
            <w:autoSpaceDE w:val="0"/>
            <w:autoSpaceDN w:val="0"/>
            <w:ind w:hanging="640"/>
            <w:divId w:val="1004549703"/>
            <w:rPr>
              <w:rFonts w:eastAsia="Times New Roman"/>
            </w:rPr>
          </w:pPr>
          <w:r>
            <w:rPr>
              <w:rFonts w:eastAsia="Times New Roman"/>
            </w:rPr>
            <w:t>13.</w:t>
          </w:r>
          <w:r>
            <w:rPr>
              <w:rFonts w:eastAsia="Times New Roman"/>
            </w:rPr>
            <w:tab/>
          </w:r>
          <w:proofErr w:type="spellStart"/>
          <w:r>
            <w:rPr>
              <w:rFonts w:eastAsia="Times New Roman"/>
            </w:rPr>
            <w:t>Rabaglia</w:t>
          </w:r>
          <w:proofErr w:type="spellEnd"/>
          <w:r>
            <w:rPr>
              <w:rFonts w:eastAsia="Times New Roman"/>
            </w:rPr>
            <w:t xml:space="preserve">, R., </w:t>
          </w:r>
          <w:proofErr w:type="spellStart"/>
          <w:r>
            <w:rPr>
              <w:rFonts w:eastAsia="Times New Roman"/>
            </w:rPr>
            <w:t>Duerr</w:t>
          </w:r>
          <w:proofErr w:type="spellEnd"/>
          <w:r>
            <w:rPr>
              <w:rFonts w:eastAsia="Times New Roman"/>
            </w:rPr>
            <w:t xml:space="preserve">, D., </w:t>
          </w:r>
          <w:proofErr w:type="spellStart"/>
          <w:r>
            <w:rPr>
              <w:rFonts w:eastAsia="Times New Roman"/>
            </w:rPr>
            <w:t>Acciavatti</w:t>
          </w:r>
          <w:proofErr w:type="spellEnd"/>
          <w:r>
            <w:rPr>
              <w:rFonts w:eastAsia="Times New Roman"/>
            </w:rPr>
            <w:t xml:space="preserve">, R. &amp; </w:t>
          </w:r>
          <w:proofErr w:type="spellStart"/>
          <w:r>
            <w:rPr>
              <w:rFonts w:eastAsia="Times New Roman"/>
            </w:rPr>
            <w:t>Ragenovich</w:t>
          </w:r>
          <w:proofErr w:type="spellEnd"/>
          <w:r>
            <w:rPr>
              <w:rFonts w:eastAsia="Times New Roman"/>
            </w:rPr>
            <w:t>, I. Early Detection and Rapid Response for Non-Native Bark and Ambrosia Beetles. (2008).</w:t>
          </w:r>
        </w:p>
        <w:p w14:paraId="7460B160" w14:textId="77777777" w:rsidR="00E83CD3" w:rsidRDefault="00E83CD3">
          <w:pPr>
            <w:autoSpaceDE w:val="0"/>
            <w:autoSpaceDN w:val="0"/>
            <w:ind w:hanging="640"/>
            <w:divId w:val="1720930165"/>
            <w:rPr>
              <w:rFonts w:eastAsia="Times New Roman"/>
            </w:rPr>
          </w:pPr>
          <w:r>
            <w:rPr>
              <w:rFonts w:eastAsia="Times New Roman"/>
            </w:rPr>
            <w:t>14.</w:t>
          </w:r>
          <w:r>
            <w:rPr>
              <w:rFonts w:eastAsia="Times New Roman"/>
            </w:rPr>
            <w:tab/>
            <w:t xml:space="preserve">Horn, G. van </w:t>
          </w:r>
          <w:r>
            <w:rPr>
              <w:rFonts w:eastAsia="Times New Roman"/>
              <w:i/>
              <w:iCs/>
            </w:rPr>
            <w:t>et al.</w:t>
          </w:r>
          <w:r>
            <w:rPr>
              <w:rFonts w:eastAsia="Times New Roman"/>
            </w:rPr>
            <w:t xml:space="preserve"> The </w:t>
          </w:r>
          <w:proofErr w:type="spellStart"/>
          <w:r>
            <w:rPr>
              <w:rFonts w:eastAsia="Times New Roman"/>
            </w:rPr>
            <w:t>iNaturalist</w:t>
          </w:r>
          <w:proofErr w:type="spellEnd"/>
          <w:r>
            <w:rPr>
              <w:rFonts w:eastAsia="Times New Roman"/>
            </w:rPr>
            <w:t xml:space="preserve"> Species Classification and Detection Dataset. </w:t>
          </w:r>
          <w:r>
            <w:rPr>
              <w:rFonts w:eastAsia="Times New Roman"/>
              <w:i/>
              <w:iCs/>
            </w:rPr>
            <w:t>Proceedings of the IEEE Computer Society Conference on Computer Vision and Pattern Recognition</w:t>
          </w:r>
          <w:r>
            <w:rPr>
              <w:rFonts w:eastAsia="Times New Roman"/>
            </w:rPr>
            <w:t xml:space="preserve"> 8769–8778 (2017) doi:10.48550/arxiv.1707.06642.</w:t>
          </w:r>
        </w:p>
        <w:p w14:paraId="3C81B22D" w14:textId="77777777" w:rsidR="00E83CD3" w:rsidRDefault="00E83CD3">
          <w:pPr>
            <w:autoSpaceDE w:val="0"/>
            <w:autoSpaceDN w:val="0"/>
            <w:ind w:hanging="640"/>
            <w:divId w:val="1460878977"/>
            <w:rPr>
              <w:rFonts w:eastAsia="Times New Roman"/>
            </w:rPr>
          </w:pPr>
          <w:r>
            <w:rPr>
              <w:rFonts w:eastAsia="Times New Roman"/>
            </w:rPr>
            <w:t>15.</w:t>
          </w:r>
          <w:r>
            <w:rPr>
              <w:rFonts w:eastAsia="Times New Roman"/>
            </w:rPr>
            <w:tab/>
            <w:t xml:space="preserve">Hansen, O. L. P. </w:t>
          </w:r>
          <w:r>
            <w:rPr>
              <w:rFonts w:eastAsia="Times New Roman"/>
              <w:i/>
              <w:iCs/>
            </w:rPr>
            <w:t>et al.</w:t>
          </w:r>
          <w:r>
            <w:rPr>
              <w:rFonts w:eastAsia="Times New Roman"/>
            </w:rPr>
            <w:t xml:space="preserve"> Species-level image classification with convolutional neural network enables insect identification from habitus images.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10</w:t>
          </w:r>
          <w:r>
            <w:rPr>
              <w:rFonts w:eastAsia="Times New Roman"/>
            </w:rPr>
            <w:t>, 737–747 (2020).</w:t>
          </w:r>
        </w:p>
        <w:p w14:paraId="569D3D64" w14:textId="77777777" w:rsidR="00E83CD3" w:rsidRDefault="00E83CD3">
          <w:pPr>
            <w:autoSpaceDE w:val="0"/>
            <w:autoSpaceDN w:val="0"/>
            <w:ind w:hanging="640"/>
            <w:divId w:val="1924223488"/>
            <w:rPr>
              <w:rFonts w:eastAsia="Times New Roman"/>
            </w:rPr>
          </w:pPr>
          <w:r>
            <w:rPr>
              <w:rFonts w:eastAsia="Times New Roman"/>
            </w:rPr>
            <w:t>16.</w:t>
          </w:r>
          <w:r>
            <w:rPr>
              <w:rFonts w:eastAsia="Times New Roman"/>
            </w:rPr>
            <w:tab/>
            <w:t xml:space="preserve">Marques, A. C. R. </w:t>
          </w:r>
          <w:r>
            <w:rPr>
              <w:rFonts w:eastAsia="Times New Roman"/>
              <w:i/>
              <w:iCs/>
            </w:rPr>
            <w:t>et al.</w:t>
          </w:r>
          <w:r>
            <w:rPr>
              <w:rFonts w:eastAsia="Times New Roman"/>
            </w:rPr>
            <w:t xml:space="preserve"> Ant genera identification using an ensemble of convolutional neural networks.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b/>
              <w:bCs/>
            </w:rPr>
            <w:t>13</w:t>
          </w:r>
          <w:r>
            <w:rPr>
              <w:rFonts w:eastAsia="Times New Roman"/>
            </w:rPr>
            <w:t>, e0192011 (2018).</w:t>
          </w:r>
        </w:p>
        <w:p w14:paraId="69490562" w14:textId="77777777" w:rsidR="00E83CD3" w:rsidRDefault="00E83CD3">
          <w:pPr>
            <w:autoSpaceDE w:val="0"/>
            <w:autoSpaceDN w:val="0"/>
            <w:ind w:hanging="640"/>
            <w:divId w:val="1779254763"/>
            <w:rPr>
              <w:rFonts w:eastAsia="Times New Roman"/>
            </w:rPr>
          </w:pPr>
          <w:r>
            <w:rPr>
              <w:rFonts w:eastAsia="Times New Roman"/>
            </w:rPr>
            <w:t>17.</w:t>
          </w:r>
          <w:r>
            <w:rPr>
              <w:rFonts w:eastAsia="Times New Roman"/>
            </w:rPr>
            <w:tab/>
            <w:t xml:space="preserve">Boer, M. J. A. &amp; Vos, R. A. Taxonomic Classification of Ants (Formicidae) from Images using Deep Learning. </w:t>
          </w:r>
          <w:proofErr w:type="spellStart"/>
          <w:r>
            <w:rPr>
              <w:rFonts w:eastAsia="Times New Roman"/>
              <w:i/>
              <w:iCs/>
            </w:rPr>
            <w:t>bioRxiv</w:t>
          </w:r>
          <w:proofErr w:type="spellEnd"/>
          <w:r>
            <w:rPr>
              <w:rFonts w:eastAsia="Times New Roman"/>
            </w:rPr>
            <w:t xml:space="preserve"> 407452 (2018) doi:10.1101/407452.</w:t>
          </w:r>
        </w:p>
        <w:p w14:paraId="31607B8F" w14:textId="77777777" w:rsidR="00E83CD3" w:rsidRDefault="00E83CD3">
          <w:pPr>
            <w:autoSpaceDE w:val="0"/>
            <w:autoSpaceDN w:val="0"/>
            <w:ind w:hanging="640"/>
            <w:divId w:val="1927223105"/>
            <w:rPr>
              <w:rFonts w:eastAsia="Times New Roman"/>
            </w:rPr>
          </w:pPr>
          <w:r>
            <w:rPr>
              <w:rFonts w:eastAsia="Times New Roman"/>
            </w:rPr>
            <w:t>18.</w:t>
          </w:r>
          <w:r>
            <w:rPr>
              <w:rFonts w:eastAsia="Times New Roman"/>
            </w:rPr>
            <w:tab/>
          </w:r>
          <w:proofErr w:type="spellStart"/>
          <w:r>
            <w:rPr>
              <w:rFonts w:eastAsia="Times New Roman"/>
            </w:rPr>
            <w:t>Parmezan</w:t>
          </w:r>
          <w:proofErr w:type="spellEnd"/>
          <w:r>
            <w:rPr>
              <w:rFonts w:eastAsia="Times New Roman"/>
            </w:rPr>
            <w:t xml:space="preserve">, A. R. S., Souza, V. M. A., Seth, A., </w:t>
          </w:r>
          <w:proofErr w:type="spellStart"/>
          <w:r>
            <w:rPr>
              <w:rFonts w:eastAsia="Times New Roman"/>
            </w:rPr>
            <w:t>Žliobaitė</w:t>
          </w:r>
          <w:proofErr w:type="spellEnd"/>
          <w:r>
            <w:rPr>
              <w:rFonts w:eastAsia="Times New Roman"/>
            </w:rPr>
            <w:t xml:space="preserve">, I. &amp; Batista, G. E. A. P. A. Hierarchical classification of pollinating flying insects under changing environments. </w:t>
          </w:r>
          <w:proofErr w:type="spellStart"/>
          <w:r>
            <w:rPr>
              <w:rFonts w:eastAsia="Times New Roman"/>
              <w:i/>
              <w:iCs/>
            </w:rPr>
            <w:t>Ecol</w:t>
          </w:r>
          <w:proofErr w:type="spellEnd"/>
          <w:r>
            <w:rPr>
              <w:rFonts w:eastAsia="Times New Roman"/>
              <w:i/>
              <w:iCs/>
            </w:rPr>
            <w:t xml:space="preserve"> Inform</w:t>
          </w:r>
          <w:r>
            <w:rPr>
              <w:rFonts w:eastAsia="Times New Roman"/>
            </w:rPr>
            <w:t xml:space="preserve"> </w:t>
          </w:r>
          <w:r>
            <w:rPr>
              <w:rFonts w:eastAsia="Times New Roman"/>
              <w:b/>
              <w:bCs/>
            </w:rPr>
            <w:t>70</w:t>
          </w:r>
          <w:r>
            <w:rPr>
              <w:rFonts w:eastAsia="Times New Roman"/>
            </w:rPr>
            <w:t>, 101751 (2022).</w:t>
          </w:r>
        </w:p>
        <w:p w14:paraId="5D70F98F" w14:textId="77777777" w:rsidR="00E83CD3" w:rsidRDefault="00E83CD3">
          <w:pPr>
            <w:autoSpaceDE w:val="0"/>
            <w:autoSpaceDN w:val="0"/>
            <w:ind w:hanging="640"/>
            <w:divId w:val="730424825"/>
            <w:rPr>
              <w:rFonts w:eastAsia="Times New Roman"/>
            </w:rPr>
          </w:pPr>
          <w:r>
            <w:rPr>
              <w:rFonts w:eastAsia="Times New Roman"/>
            </w:rPr>
            <w:t>19.</w:t>
          </w:r>
          <w:r>
            <w:rPr>
              <w:rFonts w:eastAsia="Times New Roman"/>
            </w:rPr>
            <w:tab/>
          </w:r>
          <w:proofErr w:type="spellStart"/>
          <w:r>
            <w:rPr>
              <w:rFonts w:eastAsia="Times New Roman"/>
            </w:rPr>
            <w:t>Tresson</w:t>
          </w:r>
          <w:proofErr w:type="spellEnd"/>
          <w:r>
            <w:rPr>
              <w:rFonts w:eastAsia="Times New Roman"/>
            </w:rPr>
            <w:t xml:space="preserve">, P., Carval, D., </w:t>
          </w:r>
          <w:proofErr w:type="spellStart"/>
          <w:r>
            <w:rPr>
              <w:rFonts w:eastAsia="Times New Roman"/>
            </w:rPr>
            <w:t>Tixier</w:t>
          </w:r>
          <w:proofErr w:type="spellEnd"/>
          <w:r>
            <w:rPr>
              <w:rFonts w:eastAsia="Times New Roman"/>
            </w:rPr>
            <w:t xml:space="preserve">, P. &amp; Puech, W. Hierarchical Classification of Very Small Objects: Application to the Detection of Arthropod Species. </w:t>
          </w:r>
          <w:r>
            <w:rPr>
              <w:rFonts w:eastAsia="Times New Roman"/>
              <w:i/>
              <w:iCs/>
            </w:rPr>
            <w:t>IEEE Access</w:t>
          </w:r>
          <w:r>
            <w:rPr>
              <w:rFonts w:eastAsia="Times New Roman"/>
            </w:rPr>
            <w:t xml:space="preserve"> </w:t>
          </w:r>
          <w:r>
            <w:rPr>
              <w:rFonts w:eastAsia="Times New Roman"/>
              <w:b/>
              <w:bCs/>
            </w:rPr>
            <w:t>9</w:t>
          </w:r>
          <w:r>
            <w:rPr>
              <w:rFonts w:eastAsia="Times New Roman"/>
            </w:rPr>
            <w:t>, 63925–63932 (2021).</w:t>
          </w:r>
        </w:p>
        <w:p w14:paraId="5222D045" w14:textId="77777777" w:rsidR="00E83CD3" w:rsidRDefault="00E83CD3">
          <w:pPr>
            <w:autoSpaceDE w:val="0"/>
            <w:autoSpaceDN w:val="0"/>
            <w:ind w:hanging="640"/>
            <w:divId w:val="981885042"/>
            <w:rPr>
              <w:rFonts w:eastAsia="Times New Roman"/>
            </w:rPr>
          </w:pPr>
          <w:r>
            <w:rPr>
              <w:rFonts w:eastAsia="Times New Roman"/>
            </w:rPr>
            <w:t>20.</w:t>
          </w:r>
          <w:r>
            <w:rPr>
              <w:rFonts w:eastAsia="Times New Roman"/>
            </w:rPr>
            <w:tab/>
            <w:t xml:space="preserve">Martineau, M. </w:t>
          </w:r>
          <w:r>
            <w:rPr>
              <w:rFonts w:eastAsia="Times New Roman"/>
              <w:i/>
              <w:iCs/>
            </w:rPr>
            <w:t>et al.</w:t>
          </w:r>
          <w:r>
            <w:rPr>
              <w:rFonts w:eastAsia="Times New Roman"/>
            </w:rPr>
            <w:t xml:space="preserve"> A survey on image-based insect classification. </w:t>
          </w:r>
          <w:r>
            <w:rPr>
              <w:rFonts w:eastAsia="Times New Roman"/>
              <w:i/>
              <w:iCs/>
            </w:rPr>
            <w:t xml:space="preserve">Pattern </w:t>
          </w:r>
          <w:proofErr w:type="spellStart"/>
          <w:r>
            <w:rPr>
              <w:rFonts w:eastAsia="Times New Roman"/>
              <w:i/>
              <w:iCs/>
            </w:rPr>
            <w:t>Recognit</w:t>
          </w:r>
          <w:proofErr w:type="spellEnd"/>
          <w:r>
            <w:rPr>
              <w:rFonts w:eastAsia="Times New Roman"/>
            </w:rPr>
            <w:t xml:space="preserve"> </w:t>
          </w:r>
          <w:r>
            <w:rPr>
              <w:rFonts w:eastAsia="Times New Roman"/>
              <w:b/>
              <w:bCs/>
            </w:rPr>
            <w:t>65</w:t>
          </w:r>
          <w:r>
            <w:rPr>
              <w:rFonts w:eastAsia="Times New Roman"/>
            </w:rPr>
            <w:t>, 273–284 (2017).</w:t>
          </w:r>
        </w:p>
        <w:p w14:paraId="1C9CC16F" w14:textId="77777777" w:rsidR="00E83CD3" w:rsidRDefault="00E83CD3">
          <w:pPr>
            <w:autoSpaceDE w:val="0"/>
            <w:autoSpaceDN w:val="0"/>
            <w:ind w:hanging="640"/>
            <w:divId w:val="554854133"/>
            <w:rPr>
              <w:rFonts w:eastAsia="Times New Roman"/>
            </w:rPr>
          </w:pPr>
          <w:r>
            <w:rPr>
              <w:rFonts w:eastAsia="Times New Roman"/>
            </w:rPr>
            <w:t>21.</w:t>
          </w:r>
          <w:r>
            <w:rPr>
              <w:rFonts w:eastAsia="Times New Roman"/>
            </w:rPr>
            <w:tab/>
            <w:t xml:space="preserve">Chen, L. </w:t>
          </w:r>
          <w:r>
            <w:rPr>
              <w:rFonts w:eastAsia="Times New Roman"/>
              <w:i/>
              <w:iCs/>
            </w:rPr>
            <w:t>et al.</w:t>
          </w:r>
          <w:r>
            <w:rPr>
              <w:rFonts w:eastAsia="Times New Roman"/>
            </w:rPr>
            <w:t xml:space="preserve">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b/>
              <w:bCs/>
            </w:rPr>
            <w:t>13</w:t>
          </w:r>
          <w:r>
            <w:rPr>
              <w:rFonts w:eastAsia="Times New Roman"/>
            </w:rPr>
            <w:t>, 4712 (2021).</w:t>
          </w:r>
        </w:p>
        <w:p w14:paraId="44B5750C" w14:textId="77777777" w:rsidR="00E83CD3" w:rsidRDefault="00E83CD3">
          <w:pPr>
            <w:autoSpaceDE w:val="0"/>
            <w:autoSpaceDN w:val="0"/>
            <w:ind w:hanging="640"/>
            <w:divId w:val="2017225039"/>
            <w:rPr>
              <w:rFonts w:eastAsia="Times New Roman"/>
            </w:rPr>
          </w:pPr>
          <w:r>
            <w:rPr>
              <w:rFonts w:eastAsia="Times New Roman"/>
            </w:rPr>
            <w:t>22.</w:t>
          </w:r>
          <w:r>
            <w:rPr>
              <w:rFonts w:eastAsia="Times New Roman"/>
            </w:rPr>
            <w:tab/>
            <w:t>O’Shea, K. &amp; Nash, R. An Introduction to Convolutional Neural Networks. (2015) doi:10.48550/arxiv.1511.08458.</w:t>
          </w:r>
        </w:p>
        <w:p w14:paraId="00583045" w14:textId="77777777" w:rsidR="00E83CD3" w:rsidRDefault="00E83CD3">
          <w:pPr>
            <w:autoSpaceDE w:val="0"/>
            <w:autoSpaceDN w:val="0"/>
            <w:ind w:hanging="640"/>
            <w:divId w:val="646520944"/>
            <w:rPr>
              <w:rFonts w:eastAsia="Times New Roman"/>
            </w:rPr>
          </w:pPr>
          <w:r>
            <w:rPr>
              <w:rFonts w:eastAsia="Times New Roman"/>
            </w:rPr>
            <w:lastRenderedPageBreak/>
            <w:t>23.</w:t>
          </w:r>
          <w:r>
            <w:rPr>
              <w:rFonts w:eastAsia="Times New Roman"/>
            </w:rPr>
            <w:tab/>
            <w:t>Zhu, X. &amp; Bain, M. B-CNN: Branch Convolutional Neural Network for Hierarchical Classification.</w:t>
          </w:r>
        </w:p>
        <w:p w14:paraId="5240718D" w14:textId="77777777" w:rsidR="00E83CD3" w:rsidRDefault="00E83CD3">
          <w:pPr>
            <w:autoSpaceDE w:val="0"/>
            <w:autoSpaceDN w:val="0"/>
            <w:ind w:hanging="640"/>
            <w:divId w:val="2032148983"/>
            <w:rPr>
              <w:rFonts w:eastAsia="Times New Roman"/>
            </w:rPr>
          </w:pPr>
          <w:r>
            <w:rPr>
              <w:rFonts w:eastAsia="Times New Roman"/>
            </w:rPr>
            <w:t>24.</w:t>
          </w:r>
          <w:r>
            <w:rPr>
              <w:rFonts w:eastAsia="Times New Roman"/>
            </w:rPr>
            <w:tab/>
            <w:t xml:space="preserve">Zhang, X. </w:t>
          </w:r>
          <w:r>
            <w:rPr>
              <w:rFonts w:eastAsia="Times New Roman"/>
              <w:i/>
              <w:iCs/>
            </w:rPr>
            <w:t>et al.</w:t>
          </w:r>
          <w:r>
            <w:rPr>
              <w:rFonts w:eastAsia="Times New Roman"/>
            </w:rPr>
            <w:t xml:space="preserve"> Hierarchical bilinear convolutional neural network for image classification. </w:t>
          </w:r>
          <w:r>
            <w:rPr>
              <w:rFonts w:eastAsia="Times New Roman"/>
              <w:i/>
              <w:iCs/>
            </w:rPr>
            <w:t>IET Computer Vision</w:t>
          </w:r>
          <w:r>
            <w:rPr>
              <w:rFonts w:eastAsia="Times New Roman"/>
            </w:rPr>
            <w:t xml:space="preserve"> </w:t>
          </w:r>
          <w:r>
            <w:rPr>
              <w:rFonts w:eastAsia="Times New Roman"/>
              <w:b/>
              <w:bCs/>
            </w:rPr>
            <w:t>15</w:t>
          </w:r>
          <w:r>
            <w:rPr>
              <w:rFonts w:eastAsia="Times New Roman"/>
            </w:rPr>
            <w:t>, 197–207 (2021).</w:t>
          </w:r>
        </w:p>
        <w:p w14:paraId="0D5107B1" w14:textId="77777777" w:rsidR="00E83CD3" w:rsidRDefault="00E83CD3">
          <w:pPr>
            <w:autoSpaceDE w:val="0"/>
            <w:autoSpaceDN w:val="0"/>
            <w:ind w:hanging="640"/>
            <w:divId w:val="292179167"/>
            <w:rPr>
              <w:rFonts w:eastAsia="Times New Roman"/>
            </w:rPr>
          </w:pPr>
          <w:r>
            <w:rPr>
              <w:rFonts w:eastAsia="Times New Roman"/>
            </w:rPr>
            <w:t>25.</w:t>
          </w:r>
          <w:r>
            <w:rPr>
              <w:rFonts w:eastAsia="Times New Roman"/>
            </w:rPr>
            <w:tab/>
            <w:t>Zou, Z., Shi, Z., Guo, Y., Ye, J. &amp; Member, S. Object Detection in 20 Years: A Survey. (2019) doi:10.48550/arxiv.1905.05055.</w:t>
          </w:r>
        </w:p>
        <w:p w14:paraId="78A0CE84" w14:textId="77777777" w:rsidR="00E83CD3" w:rsidRDefault="00E83CD3">
          <w:pPr>
            <w:autoSpaceDE w:val="0"/>
            <w:autoSpaceDN w:val="0"/>
            <w:ind w:hanging="640"/>
            <w:divId w:val="803546254"/>
            <w:rPr>
              <w:rFonts w:eastAsia="Times New Roman"/>
            </w:rPr>
          </w:pPr>
          <w:r>
            <w:rPr>
              <w:rFonts w:eastAsia="Times New Roman"/>
            </w:rPr>
            <w:t>26.</w:t>
          </w:r>
          <w:r>
            <w:rPr>
              <w:rFonts w:eastAsia="Times New Roman"/>
            </w:rPr>
            <w:tab/>
          </w:r>
          <w:proofErr w:type="spellStart"/>
          <w:r>
            <w:rPr>
              <w:rFonts w:eastAsia="Times New Roman"/>
            </w:rPr>
            <w:t>Dalal</w:t>
          </w:r>
          <w:proofErr w:type="spellEnd"/>
          <w:r>
            <w:rPr>
              <w:rFonts w:eastAsia="Times New Roman"/>
            </w:rPr>
            <w:t xml:space="preserve">, N., Histograms, B. T. &amp; </w:t>
          </w:r>
          <w:proofErr w:type="spellStart"/>
          <w:r>
            <w:rPr>
              <w:rFonts w:eastAsia="Times New Roman"/>
            </w:rPr>
            <w:t>Triggs</w:t>
          </w:r>
          <w:proofErr w:type="spellEnd"/>
          <w:r>
            <w:rPr>
              <w:rFonts w:eastAsia="Times New Roman"/>
            </w:rPr>
            <w:t>, B. Histograms of Oriented Gradients for Human Detection. 886–893 (2005) doi:10.1109/CVPR.2005.177ï.</w:t>
          </w:r>
        </w:p>
        <w:p w14:paraId="4C1F8727" w14:textId="77777777" w:rsidR="00E83CD3" w:rsidRDefault="00E83CD3">
          <w:pPr>
            <w:autoSpaceDE w:val="0"/>
            <w:autoSpaceDN w:val="0"/>
            <w:ind w:hanging="640"/>
            <w:divId w:val="1626548402"/>
            <w:rPr>
              <w:rFonts w:eastAsia="Times New Roman"/>
            </w:rPr>
          </w:pPr>
          <w:r>
            <w:rPr>
              <w:rFonts w:eastAsia="Times New Roman"/>
            </w:rPr>
            <w:t>27.</w:t>
          </w:r>
          <w:r>
            <w:rPr>
              <w:rFonts w:eastAsia="Times New Roman"/>
            </w:rPr>
            <w:tab/>
            <w:t xml:space="preserve">Redmon, J., </w:t>
          </w:r>
          <w:proofErr w:type="spellStart"/>
          <w:r>
            <w:rPr>
              <w:rFonts w:eastAsia="Times New Roman"/>
            </w:rPr>
            <w:t>Divvala</w:t>
          </w:r>
          <w:proofErr w:type="spellEnd"/>
          <w:r>
            <w:rPr>
              <w:rFonts w:eastAsia="Times New Roman"/>
            </w:rPr>
            <w:t xml:space="preserve">, S., </w:t>
          </w:r>
          <w:proofErr w:type="spellStart"/>
          <w:r>
            <w:rPr>
              <w:rFonts w:eastAsia="Times New Roman"/>
            </w:rPr>
            <w:t>Girshick</w:t>
          </w:r>
          <w:proofErr w:type="spellEnd"/>
          <w:r>
            <w:rPr>
              <w:rFonts w:eastAsia="Times New Roman"/>
            </w:rPr>
            <w:t xml:space="preserve">, R. &amp; Farhadi, A. You Only Look Once: Unified, Real-Time Object Detection. </w:t>
          </w:r>
          <w:proofErr w:type="spellStart"/>
          <w:r>
            <w:rPr>
              <w:rFonts w:eastAsia="Times New Roman"/>
              <w:i/>
              <w:iCs/>
            </w:rPr>
            <w:t>ArXiv</w:t>
          </w:r>
          <w:proofErr w:type="spellEnd"/>
          <w:r>
            <w:rPr>
              <w:rFonts w:eastAsia="Times New Roman"/>
            </w:rPr>
            <w:t xml:space="preserve"> </w:t>
          </w:r>
          <w:r>
            <w:rPr>
              <w:rFonts w:eastAsia="Times New Roman"/>
              <w:b/>
              <w:bCs/>
            </w:rPr>
            <w:t>2016-December</w:t>
          </w:r>
          <w:r>
            <w:rPr>
              <w:rFonts w:eastAsia="Times New Roman"/>
            </w:rPr>
            <w:t>, arXiv:1506.02640 (2015).</w:t>
          </w:r>
        </w:p>
        <w:p w14:paraId="7090BDE7" w14:textId="77777777" w:rsidR="00E83CD3" w:rsidRDefault="00E83CD3">
          <w:pPr>
            <w:autoSpaceDE w:val="0"/>
            <w:autoSpaceDN w:val="0"/>
            <w:ind w:hanging="640"/>
            <w:divId w:val="1535536237"/>
            <w:rPr>
              <w:rFonts w:eastAsia="Times New Roman"/>
            </w:rPr>
          </w:pPr>
          <w:r>
            <w:rPr>
              <w:rFonts w:eastAsia="Times New Roman"/>
            </w:rPr>
            <w:t>28.</w:t>
          </w:r>
          <w:r>
            <w:rPr>
              <w:rFonts w:eastAsia="Times New Roman"/>
            </w:rPr>
            <w:tab/>
            <w:t xml:space="preserve">Hu, P. &amp; Ramanan, D.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b/>
              <w:bCs/>
            </w:rPr>
            <w:t>2017-January</w:t>
          </w:r>
          <w:r>
            <w:rPr>
              <w:rFonts w:eastAsia="Times New Roman"/>
            </w:rPr>
            <w:t>, 1522–1530 (2017).</w:t>
          </w:r>
        </w:p>
        <w:p w14:paraId="7BD245D8" w14:textId="77777777" w:rsidR="00E83CD3" w:rsidRDefault="00E83CD3">
          <w:pPr>
            <w:autoSpaceDE w:val="0"/>
            <w:autoSpaceDN w:val="0"/>
            <w:ind w:hanging="640"/>
            <w:divId w:val="1150056623"/>
            <w:rPr>
              <w:rFonts w:eastAsia="Times New Roman"/>
            </w:rPr>
          </w:pPr>
          <w:r>
            <w:rPr>
              <w:rFonts w:eastAsia="Times New Roman"/>
            </w:rPr>
            <w:t>29.</w:t>
          </w:r>
          <w:r>
            <w:rPr>
              <w:rFonts w:eastAsia="Times New Roman"/>
            </w:rPr>
            <w:tab/>
          </w:r>
          <w:proofErr w:type="spellStart"/>
          <w:r>
            <w:rPr>
              <w:rFonts w:eastAsia="Times New Roman"/>
            </w:rPr>
            <w:t>Linardatos</w:t>
          </w:r>
          <w:proofErr w:type="spellEnd"/>
          <w:r>
            <w:rPr>
              <w:rFonts w:eastAsia="Times New Roman"/>
            </w:rPr>
            <w:t xml:space="preserve">, P., </w:t>
          </w:r>
          <w:proofErr w:type="spellStart"/>
          <w:r>
            <w:rPr>
              <w:rFonts w:eastAsia="Times New Roman"/>
            </w:rPr>
            <w:t>Papastefanopoulos</w:t>
          </w:r>
          <w:proofErr w:type="spellEnd"/>
          <w:r>
            <w:rPr>
              <w:rFonts w:eastAsia="Times New Roman"/>
            </w:rPr>
            <w:t xml:space="preserve">, V. &amp; </w:t>
          </w:r>
          <w:proofErr w:type="spellStart"/>
          <w:r>
            <w:rPr>
              <w:rFonts w:eastAsia="Times New Roman"/>
            </w:rPr>
            <w:t>Kotsiantis</w:t>
          </w:r>
          <w:proofErr w:type="spellEnd"/>
          <w:r>
            <w:rPr>
              <w:rFonts w:eastAsia="Times New Roman"/>
            </w:rPr>
            <w:t xml:space="preserve">, S. Explainable AI: A Review of Machine Learning Interpretability Methods. </w:t>
          </w:r>
          <w:r>
            <w:rPr>
              <w:rFonts w:eastAsia="Times New Roman"/>
              <w:i/>
              <w:iCs/>
            </w:rPr>
            <w:t>Entropy 2021, Vol. 23, Page 18</w:t>
          </w:r>
          <w:r>
            <w:rPr>
              <w:rFonts w:eastAsia="Times New Roman"/>
            </w:rPr>
            <w:t xml:space="preserve"> </w:t>
          </w:r>
          <w:r>
            <w:rPr>
              <w:rFonts w:eastAsia="Times New Roman"/>
              <w:b/>
              <w:bCs/>
            </w:rPr>
            <w:t>23</w:t>
          </w:r>
          <w:r>
            <w:rPr>
              <w:rFonts w:eastAsia="Times New Roman"/>
            </w:rPr>
            <w:t>, 18 (2020).</w:t>
          </w:r>
        </w:p>
        <w:p w14:paraId="4CCE6448" w14:textId="77777777" w:rsidR="00E83CD3" w:rsidRDefault="00E83CD3">
          <w:pPr>
            <w:autoSpaceDE w:val="0"/>
            <w:autoSpaceDN w:val="0"/>
            <w:ind w:hanging="640"/>
            <w:divId w:val="2060090267"/>
            <w:rPr>
              <w:rFonts w:eastAsia="Times New Roman"/>
            </w:rPr>
          </w:pPr>
          <w:r>
            <w:rPr>
              <w:rFonts w:eastAsia="Times New Roman"/>
            </w:rPr>
            <w:t>30.</w:t>
          </w:r>
          <w:r>
            <w:rPr>
              <w:rFonts w:eastAsia="Times New Roman"/>
            </w:rPr>
            <w:tab/>
          </w:r>
          <w:proofErr w:type="spellStart"/>
          <w:r>
            <w:rPr>
              <w:rFonts w:eastAsia="Times New Roman"/>
            </w:rPr>
            <w:t>Samek</w:t>
          </w:r>
          <w:proofErr w:type="spellEnd"/>
          <w:r>
            <w:rPr>
              <w:rFonts w:eastAsia="Times New Roman"/>
            </w:rPr>
            <w:t>, W., Wiegand, T. &amp; Müller, K.-R. EXPLAINABLE ARTIFICIAL INTELLIGENCE: UNDERSTANDING, VISUALIZING AND INTERPRETING DEEP LEARNING MODELS.</w:t>
          </w:r>
        </w:p>
        <w:p w14:paraId="24E9FEE4" w14:textId="77777777" w:rsidR="00E83CD3" w:rsidRDefault="00E83CD3">
          <w:pPr>
            <w:autoSpaceDE w:val="0"/>
            <w:autoSpaceDN w:val="0"/>
            <w:ind w:hanging="640"/>
            <w:divId w:val="386731103"/>
            <w:rPr>
              <w:rFonts w:eastAsia="Times New Roman"/>
            </w:rPr>
          </w:pPr>
          <w:r>
            <w:rPr>
              <w:rFonts w:eastAsia="Times New Roman"/>
            </w:rPr>
            <w:t>31.</w:t>
          </w:r>
          <w:r>
            <w:rPr>
              <w:rFonts w:eastAsia="Times New Roman"/>
            </w:rPr>
            <w:tab/>
          </w:r>
          <w:proofErr w:type="spellStart"/>
          <w:r>
            <w:rPr>
              <w:rFonts w:eastAsia="Times New Roman"/>
            </w:rPr>
            <w:t>Vermeire</w:t>
          </w:r>
          <w:proofErr w:type="spellEnd"/>
          <w:r>
            <w:rPr>
              <w:rFonts w:eastAsia="Times New Roman"/>
            </w:rPr>
            <w:t xml:space="preserve">, T., </w:t>
          </w:r>
          <w:proofErr w:type="spellStart"/>
          <w:r>
            <w:rPr>
              <w:rFonts w:eastAsia="Times New Roman"/>
            </w:rPr>
            <w:t>Brughmans</w:t>
          </w:r>
          <w:proofErr w:type="spellEnd"/>
          <w:r>
            <w:rPr>
              <w:rFonts w:eastAsia="Times New Roman"/>
            </w:rPr>
            <w:t xml:space="preserve">, D., Goethals, S., de Oliveira, R. M. B. &amp; Martens, D. Explainable image classification with evidence counterfactual. </w:t>
          </w:r>
          <w:r>
            <w:rPr>
              <w:rFonts w:eastAsia="Times New Roman"/>
              <w:i/>
              <w:iCs/>
            </w:rPr>
            <w:t>Pattern Analysis and Applications</w:t>
          </w:r>
          <w:r>
            <w:rPr>
              <w:rFonts w:eastAsia="Times New Roman"/>
            </w:rPr>
            <w:t xml:space="preserve"> </w:t>
          </w:r>
          <w:r>
            <w:rPr>
              <w:rFonts w:eastAsia="Times New Roman"/>
              <w:b/>
              <w:bCs/>
            </w:rPr>
            <w:t>25</w:t>
          </w:r>
          <w:r>
            <w:rPr>
              <w:rFonts w:eastAsia="Times New Roman"/>
            </w:rPr>
            <w:t>, 315–335 (2022).</w:t>
          </w:r>
        </w:p>
        <w:p w14:paraId="796B1BE1" w14:textId="3FE43769" w:rsidR="001245A1" w:rsidRPr="00DC5F9C" w:rsidRDefault="00E83CD3" w:rsidP="001245A1">
          <w:pPr>
            <w:widowControl w:val="0"/>
            <w:autoSpaceDE w:val="0"/>
            <w:autoSpaceDN w:val="0"/>
            <w:adjustRightInd w:val="0"/>
            <w:spacing w:line="240" w:lineRule="auto"/>
            <w:rPr>
              <w:rFonts w:cstheme="minorHAnsi"/>
            </w:rPr>
          </w:pPr>
          <w:r>
            <w:rPr>
              <w:rFonts w:eastAsia="Times New Roman"/>
            </w:rPr>
            <w:t> </w:t>
          </w:r>
        </w:p>
      </w:sdtContent>
    </w:sdt>
    <w:p w14:paraId="6B6852C4" w14:textId="74A858FF" w:rsidR="00280935" w:rsidRPr="00DC5F9C" w:rsidRDefault="001245A1" w:rsidP="001245A1">
      <w:pPr>
        <w:widowControl w:val="0"/>
        <w:autoSpaceDE w:val="0"/>
        <w:autoSpaceDN w:val="0"/>
        <w:adjustRightInd w:val="0"/>
        <w:spacing w:line="240" w:lineRule="auto"/>
        <w:rPr>
          <w:rFonts w:cstheme="minorHAnsi"/>
        </w:rPr>
      </w:pPr>
      <w:r w:rsidRPr="00DC5F9C">
        <w:rPr>
          <w:rFonts w:cstheme="minorHAnsi"/>
        </w:rPr>
        <w:fldChar w:fldCharType="begin" w:fldLock="1"/>
      </w:r>
      <w:r w:rsidRPr="00DC5F9C">
        <w:rPr>
          <w:rFonts w:cstheme="minorHAnsi"/>
        </w:rPr>
        <w:instrText xml:space="preserve">ADDIN Mendeley Bibliography CSL_BIBLIOGRAPHY </w:instrText>
      </w:r>
      <w:r w:rsidR="00000000">
        <w:rPr>
          <w:rFonts w:cstheme="minorHAnsi"/>
        </w:rPr>
        <w:fldChar w:fldCharType="separate"/>
      </w:r>
      <w:r w:rsidRPr="00DC5F9C">
        <w:rPr>
          <w:rFonts w:cstheme="minorHAnsi"/>
        </w:rPr>
        <w:fldChar w:fldCharType="end"/>
      </w:r>
    </w:p>
    <w:sectPr w:rsidR="00280935" w:rsidRPr="00DC5F9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larenberg,Geraldine" w:date="2022-11-17T18:34:00Z" w:initials="K">
    <w:p w14:paraId="2260EE3B" w14:textId="77777777" w:rsidR="00812EED" w:rsidRDefault="00812EED" w:rsidP="006B0099">
      <w:pPr>
        <w:jc w:val="left"/>
      </w:pPr>
      <w:r>
        <w:rPr>
          <w:rStyle w:val="CommentReference"/>
        </w:rPr>
        <w:annotationRef/>
      </w:r>
      <w:r>
        <w:rPr>
          <w:sz w:val="20"/>
          <w:szCs w:val="20"/>
        </w:rPr>
        <w:t>What kind of models are these? Also ML / image recognition? Or mechanistic or empirical models?</w:t>
      </w:r>
    </w:p>
  </w:comment>
  <w:comment w:id="10" w:author="Klarenberg,Geraldine" w:date="2022-11-17T18:40:00Z" w:initials="K">
    <w:p w14:paraId="7510B56E" w14:textId="77777777" w:rsidR="00D57DF8" w:rsidRDefault="00D57DF8" w:rsidP="0065770C">
      <w:pPr>
        <w:jc w:val="left"/>
      </w:pPr>
      <w:r>
        <w:rPr>
          <w:rStyle w:val="CommentReference"/>
        </w:rPr>
        <w:annotationRef/>
      </w:r>
      <w:r>
        <w:rPr>
          <w:sz w:val="20"/>
          <w:szCs w:val="20"/>
        </w:rPr>
        <w:t>And maybe also Google’s Wildlife Insights: https://www.wildlifeinsights.org/</w:t>
      </w:r>
    </w:p>
  </w:comment>
  <w:comment w:id="11" w:author="Klarenberg,Geraldine" w:date="2022-11-17T20:13:00Z" w:initials="K">
    <w:p w14:paraId="488CF965" w14:textId="77777777" w:rsidR="008F040D" w:rsidRDefault="008F040D" w:rsidP="006A5340">
      <w:pPr>
        <w:jc w:val="left"/>
      </w:pPr>
      <w:r>
        <w:rPr>
          <w:rStyle w:val="CommentReference"/>
        </w:rPr>
        <w:annotationRef/>
      </w:r>
      <w:r>
        <w:rPr>
          <w:sz w:val="20"/>
          <w:szCs w:val="20"/>
        </w:rPr>
        <w:t>What does this mean - and more importantly, what does mean in practice (and/or for your study)?</w:t>
      </w:r>
    </w:p>
  </w:comment>
  <w:comment w:id="12" w:author="Klarenberg,Geraldine" w:date="2022-11-17T20:15:00Z" w:initials="K">
    <w:p w14:paraId="213ECE2D" w14:textId="77777777" w:rsidR="00BE0B14" w:rsidRDefault="00BE0B14" w:rsidP="00B04D7E">
      <w:pPr>
        <w:jc w:val="left"/>
      </w:pPr>
      <w:r>
        <w:rPr>
          <w:rStyle w:val="CommentReference"/>
        </w:rPr>
        <w:annotationRef/>
      </w:r>
      <w:r>
        <w:rPr>
          <w:sz w:val="20"/>
          <w:szCs w:val="20"/>
        </w:rPr>
        <w:t>And what does all of this mean for your project?  Is there a method you think will work better? For different situations maybe: images from the field, vs images in a lab (with a more neutral background)?</w:t>
      </w:r>
    </w:p>
  </w:comment>
  <w:comment w:id="13" w:author="Klarenberg,Geraldine" w:date="2022-11-17T20:18:00Z" w:initials="K">
    <w:p w14:paraId="53018D43" w14:textId="77777777" w:rsidR="0003673D" w:rsidRDefault="0003673D" w:rsidP="00DA2274">
      <w:pPr>
        <w:jc w:val="left"/>
      </w:pPr>
      <w:r>
        <w:rPr>
          <w:rStyle w:val="CommentReference"/>
        </w:rPr>
        <w:annotationRef/>
      </w:r>
      <w:r>
        <w:rPr>
          <w:sz w:val="20"/>
          <w:szCs w:val="20"/>
        </w:rPr>
        <w:t>I would look for a different term here, more something along the lines of “undefined”, “untractable”, or “indeterminate”.</w:t>
      </w:r>
    </w:p>
  </w:comment>
  <w:comment w:id="15" w:author="Klarenberg,Geraldine" w:date="2022-11-17T20:19:00Z" w:initials="K">
    <w:p w14:paraId="4AA63DC5" w14:textId="77777777" w:rsidR="00295558" w:rsidRDefault="00295558" w:rsidP="000E361C">
      <w:pPr>
        <w:jc w:val="left"/>
      </w:pPr>
      <w:r>
        <w:rPr>
          <w:rStyle w:val="CommentReference"/>
        </w:rPr>
        <w:annotationRef/>
      </w:r>
      <w:r>
        <w:rPr>
          <w:sz w:val="20"/>
          <w:szCs w:val="20"/>
        </w:rPr>
        <w:t>So is this something you want to do or implement? Why? Do you think maybe there will be more buy-in from users? Or it will be easier to optimize the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60EE3B" w15:done="0"/>
  <w15:commentEx w15:paraId="7510B56E" w15:done="0"/>
  <w15:commentEx w15:paraId="488CF965" w15:done="0"/>
  <w15:commentEx w15:paraId="213ECE2D" w15:done="0"/>
  <w15:commentEx w15:paraId="53018D43" w15:done="0"/>
  <w15:commentEx w15:paraId="4AA63D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0FD3D" w16cex:dateUtc="2022-11-17T23:34:00Z"/>
  <w16cex:commentExtensible w16cex:durableId="2720FE90" w16cex:dateUtc="2022-11-17T23:40:00Z"/>
  <w16cex:commentExtensible w16cex:durableId="27211475" w16cex:dateUtc="2022-11-18T01:13:00Z"/>
  <w16cex:commentExtensible w16cex:durableId="272114FD" w16cex:dateUtc="2022-11-18T01:15:00Z"/>
  <w16cex:commentExtensible w16cex:durableId="2721157F" w16cex:dateUtc="2022-11-18T01:18:00Z"/>
  <w16cex:commentExtensible w16cex:durableId="272115D4" w16cex:dateUtc="2022-11-18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60EE3B" w16cid:durableId="2720FD3D"/>
  <w16cid:commentId w16cid:paraId="7510B56E" w16cid:durableId="2720FE90"/>
  <w16cid:commentId w16cid:paraId="488CF965" w16cid:durableId="27211475"/>
  <w16cid:commentId w16cid:paraId="213ECE2D" w16cid:durableId="272114FD"/>
  <w16cid:commentId w16cid:paraId="53018D43" w16cid:durableId="2721157F"/>
  <w16cid:commentId w16cid:paraId="4AA63DC5" w16cid:durableId="272115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DE5"/>
    <w:multiLevelType w:val="hybridMultilevel"/>
    <w:tmpl w:val="22FEE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A0F95"/>
    <w:multiLevelType w:val="hybridMultilevel"/>
    <w:tmpl w:val="ED3EED1C"/>
    <w:lvl w:ilvl="0" w:tplc="AAECBCD0">
      <w:start w:val="1"/>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10335">
    <w:abstractNumId w:val="0"/>
  </w:num>
  <w:num w:numId="2" w16cid:durableId="7920188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larenberg,Geraldine">
    <w15:presenceInfo w15:providerId="AD" w15:userId="S::gklarenberg@ufl.edu::f7ec3542-30d9-4a93-b3f2-8bf42d915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67D4"/>
    <w:rsid w:val="000114B1"/>
    <w:rsid w:val="00023A87"/>
    <w:rsid w:val="00032042"/>
    <w:rsid w:val="0003673D"/>
    <w:rsid w:val="00036A73"/>
    <w:rsid w:val="0009121D"/>
    <w:rsid w:val="00091410"/>
    <w:rsid w:val="000944F6"/>
    <w:rsid w:val="000D0254"/>
    <w:rsid w:val="000D4D9C"/>
    <w:rsid w:val="000F62F4"/>
    <w:rsid w:val="001245A1"/>
    <w:rsid w:val="0013537B"/>
    <w:rsid w:val="00144A01"/>
    <w:rsid w:val="001460D6"/>
    <w:rsid w:val="001550AE"/>
    <w:rsid w:val="00171BC1"/>
    <w:rsid w:val="00174679"/>
    <w:rsid w:val="00174DA3"/>
    <w:rsid w:val="00185F19"/>
    <w:rsid w:val="00187B53"/>
    <w:rsid w:val="001A1326"/>
    <w:rsid w:val="001B6EC3"/>
    <w:rsid w:val="0027190B"/>
    <w:rsid w:val="002724EF"/>
    <w:rsid w:val="00280935"/>
    <w:rsid w:val="00287D62"/>
    <w:rsid w:val="00295558"/>
    <w:rsid w:val="002C23A2"/>
    <w:rsid w:val="002D26EF"/>
    <w:rsid w:val="002D3A1B"/>
    <w:rsid w:val="00302CB3"/>
    <w:rsid w:val="00357B9F"/>
    <w:rsid w:val="003775CE"/>
    <w:rsid w:val="00392BB1"/>
    <w:rsid w:val="003B72C5"/>
    <w:rsid w:val="003D6BA7"/>
    <w:rsid w:val="003E547E"/>
    <w:rsid w:val="00404FAF"/>
    <w:rsid w:val="004166C8"/>
    <w:rsid w:val="004330F1"/>
    <w:rsid w:val="00456E2D"/>
    <w:rsid w:val="004578F8"/>
    <w:rsid w:val="0048493C"/>
    <w:rsid w:val="004A074D"/>
    <w:rsid w:val="004C287A"/>
    <w:rsid w:val="004E0E10"/>
    <w:rsid w:val="00505482"/>
    <w:rsid w:val="00510916"/>
    <w:rsid w:val="00520483"/>
    <w:rsid w:val="005218E5"/>
    <w:rsid w:val="00524BA2"/>
    <w:rsid w:val="005817C4"/>
    <w:rsid w:val="005929FE"/>
    <w:rsid w:val="005E7125"/>
    <w:rsid w:val="005F2F87"/>
    <w:rsid w:val="0062438D"/>
    <w:rsid w:val="00636473"/>
    <w:rsid w:val="006B4884"/>
    <w:rsid w:val="006B4DAF"/>
    <w:rsid w:val="006C52C6"/>
    <w:rsid w:val="006F3F22"/>
    <w:rsid w:val="006F46D6"/>
    <w:rsid w:val="00753012"/>
    <w:rsid w:val="007C271D"/>
    <w:rsid w:val="007D50FE"/>
    <w:rsid w:val="007E5CD8"/>
    <w:rsid w:val="007E63FB"/>
    <w:rsid w:val="00804BE8"/>
    <w:rsid w:val="00812EED"/>
    <w:rsid w:val="00844A2C"/>
    <w:rsid w:val="00884F9F"/>
    <w:rsid w:val="008A01A9"/>
    <w:rsid w:val="008F040D"/>
    <w:rsid w:val="00927D67"/>
    <w:rsid w:val="0096304A"/>
    <w:rsid w:val="009810F0"/>
    <w:rsid w:val="009A3EE9"/>
    <w:rsid w:val="009C6492"/>
    <w:rsid w:val="009D1A6E"/>
    <w:rsid w:val="00A015D3"/>
    <w:rsid w:val="00A0401B"/>
    <w:rsid w:val="00A66BB2"/>
    <w:rsid w:val="00A67B7E"/>
    <w:rsid w:val="00AB5EFE"/>
    <w:rsid w:val="00AE3A95"/>
    <w:rsid w:val="00AE5C02"/>
    <w:rsid w:val="00B0305C"/>
    <w:rsid w:val="00B22CA9"/>
    <w:rsid w:val="00B42CDD"/>
    <w:rsid w:val="00B57206"/>
    <w:rsid w:val="00BA0C68"/>
    <w:rsid w:val="00BA14D0"/>
    <w:rsid w:val="00BB2565"/>
    <w:rsid w:val="00BC0508"/>
    <w:rsid w:val="00BE0B14"/>
    <w:rsid w:val="00BE0BC9"/>
    <w:rsid w:val="00BF3272"/>
    <w:rsid w:val="00C15E1E"/>
    <w:rsid w:val="00C6391C"/>
    <w:rsid w:val="00C65E49"/>
    <w:rsid w:val="00C875A2"/>
    <w:rsid w:val="00C92E97"/>
    <w:rsid w:val="00CA5764"/>
    <w:rsid w:val="00CA7AF3"/>
    <w:rsid w:val="00CB7ADD"/>
    <w:rsid w:val="00D03CF8"/>
    <w:rsid w:val="00D55401"/>
    <w:rsid w:val="00D57DF8"/>
    <w:rsid w:val="00D80889"/>
    <w:rsid w:val="00DA4987"/>
    <w:rsid w:val="00DB55C2"/>
    <w:rsid w:val="00DB6148"/>
    <w:rsid w:val="00DC113B"/>
    <w:rsid w:val="00DC5F9C"/>
    <w:rsid w:val="00DC7C20"/>
    <w:rsid w:val="00DF6522"/>
    <w:rsid w:val="00E00C97"/>
    <w:rsid w:val="00E072BE"/>
    <w:rsid w:val="00E11765"/>
    <w:rsid w:val="00E35EE5"/>
    <w:rsid w:val="00E40DDD"/>
    <w:rsid w:val="00E450A7"/>
    <w:rsid w:val="00E83CD3"/>
    <w:rsid w:val="00E86505"/>
    <w:rsid w:val="00EB33B6"/>
    <w:rsid w:val="00ED7799"/>
    <w:rsid w:val="00F10F8B"/>
    <w:rsid w:val="00F2006C"/>
    <w:rsid w:val="00F26109"/>
    <w:rsid w:val="00F41574"/>
    <w:rsid w:val="00F56156"/>
    <w:rsid w:val="00F65EA4"/>
    <w:rsid w:val="00F9758B"/>
    <w:rsid w:val="00FA7515"/>
    <w:rsid w:val="00FC6BA3"/>
    <w:rsid w:val="00FD08D7"/>
    <w:rsid w:val="00FF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9957"/>
  <w15:chartTrackingRefBased/>
  <w15:docId w15:val="{65372569-D470-4692-AF0D-E3F45A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8B"/>
    <w:pPr>
      <w:jc w:val="both"/>
    </w:pPr>
  </w:style>
  <w:style w:type="paragraph" w:styleId="Heading1">
    <w:name w:val="heading 1"/>
    <w:basedOn w:val="Normal"/>
    <w:next w:val="Normal"/>
    <w:link w:val="Heading1Char"/>
    <w:uiPriority w:val="9"/>
    <w:qFormat/>
    <w:rsid w:val="006B4DAF"/>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6B4DAF"/>
    <w:pPr>
      <w:keepNext/>
      <w:keepLines/>
      <w:spacing w:before="40" w:after="0"/>
      <w:outlineLvl w:val="1"/>
    </w:pPr>
    <w:rPr>
      <w:rFonts w:asciiTheme="majorHAnsi" w:eastAsiaTheme="majorEastAsia" w:hAnsiTheme="majorHAnsi" w:cstheme="majorBid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A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6B4DAF"/>
    <w:rPr>
      <w:rFonts w:asciiTheme="majorHAnsi" w:eastAsiaTheme="majorEastAsia" w:hAnsiTheme="majorHAnsi" w:cstheme="majorBidi"/>
      <w:sz w:val="32"/>
      <w:szCs w:val="26"/>
    </w:rPr>
  </w:style>
  <w:style w:type="paragraph" w:styleId="ListParagraph">
    <w:name w:val="List Paragraph"/>
    <w:basedOn w:val="Normal"/>
    <w:uiPriority w:val="34"/>
    <w:qFormat/>
    <w:rsid w:val="006B4884"/>
    <w:pPr>
      <w:ind w:left="720"/>
      <w:contextualSpacing/>
    </w:pPr>
  </w:style>
  <w:style w:type="character" w:styleId="PlaceholderText">
    <w:name w:val="Placeholder Text"/>
    <w:basedOn w:val="DefaultParagraphFont"/>
    <w:uiPriority w:val="99"/>
    <w:semiHidden/>
    <w:rsid w:val="001245A1"/>
    <w:rPr>
      <w:color w:val="808080"/>
    </w:rPr>
  </w:style>
  <w:style w:type="paragraph" w:styleId="Title">
    <w:name w:val="Title"/>
    <w:basedOn w:val="Normal"/>
    <w:next w:val="Normal"/>
    <w:link w:val="TitleChar"/>
    <w:uiPriority w:val="10"/>
    <w:qFormat/>
    <w:rsid w:val="00377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E"/>
    <w:rPr>
      <w:rFonts w:asciiTheme="majorHAnsi" w:eastAsiaTheme="majorEastAsia" w:hAnsiTheme="majorHAnsi" w:cstheme="majorBidi"/>
      <w:spacing w:val="-10"/>
      <w:kern w:val="28"/>
      <w:sz w:val="56"/>
      <w:szCs w:val="56"/>
    </w:rPr>
  </w:style>
  <w:style w:type="paragraph" w:styleId="Revision">
    <w:name w:val="Revision"/>
    <w:hidden/>
    <w:uiPriority w:val="99"/>
    <w:semiHidden/>
    <w:rsid w:val="0048493C"/>
    <w:pPr>
      <w:spacing w:after="0" w:line="240" w:lineRule="auto"/>
    </w:pPr>
  </w:style>
  <w:style w:type="character" w:styleId="CommentReference">
    <w:name w:val="annotation reference"/>
    <w:basedOn w:val="DefaultParagraphFont"/>
    <w:uiPriority w:val="99"/>
    <w:semiHidden/>
    <w:unhideWhenUsed/>
    <w:rsid w:val="009D1A6E"/>
    <w:rPr>
      <w:sz w:val="16"/>
      <w:szCs w:val="16"/>
    </w:rPr>
  </w:style>
  <w:style w:type="paragraph" w:styleId="CommentText">
    <w:name w:val="annotation text"/>
    <w:basedOn w:val="Normal"/>
    <w:link w:val="CommentTextChar"/>
    <w:uiPriority w:val="99"/>
    <w:semiHidden/>
    <w:unhideWhenUsed/>
    <w:rsid w:val="009D1A6E"/>
    <w:pPr>
      <w:spacing w:line="240" w:lineRule="auto"/>
    </w:pPr>
    <w:rPr>
      <w:sz w:val="20"/>
      <w:szCs w:val="20"/>
    </w:rPr>
  </w:style>
  <w:style w:type="character" w:customStyle="1" w:styleId="CommentTextChar">
    <w:name w:val="Comment Text Char"/>
    <w:basedOn w:val="DefaultParagraphFont"/>
    <w:link w:val="CommentText"/>
    <w:uiPriority w:val="99"/>
    <w:semiHidden/>
    <w:rsid w:val="009D1A6E"/>
    <w:rPr>
      <w:sz w:val="20"/>
      <w:szCs w:val="20"/>
    </w:rPr>
  </w:style>
  <w:style w:type="paragraph" w:styleId="CommentSubject">
    <w:name w:val="annotation subject"/>
    <w:basedOn w:val="CommentText"/>
    <w:next w:val="CommentText"/>
    <w:link w:val="CommentSubjectChar"/>
    <w:uiPriority w:val="99"/>
    <w:semiHidden/>
    <w:unhideWhenUsed/>
    <w:rsid w:val="009D1A6E"/>
    <w:rPr>
      <w:b/>
      <w:bCs/>
    </w:rPr>
  </w:style>
  <w:style w:type="character" w:customStyle="1" w:styleId="CommentSubjectChar">
    <w:name w:val="Comment Subject Char"/>
    <w:basedOn w:val="CommentTextChar"/>
    <w:link w:val="CommentSubject"/>
    <w:uiPriority w:val="99"/>
    <w:semiHidden/>
    <w:rsid w:val="009D1A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5335">
      <w:bodyDiv w:val="1"/>
      <w:marLeft w:val="0"/>
      <w:marRight w:val="0"/>
      <w:marTop w:val="0"/>
      <w:marBottom w:val="0"/>
      <w:divBdr>
        <w:top w:val="none" w:sz="0" w:space="0" w:color="auto"/>
        <w:left w:val="none" w:sz="0" w:space="0" w:color="auto"/>
        <w:bottom w:val="none" w:sz="0" w:space="0" w:color="auto"/>
        <w:right w:val="none" w:sz="0" w:space="0" w:color="auto"/>
      </w:divBdr>
      <w:divsChild>
        <w:div w:id="394820003">
          <w:marLeft w:val="640"/>
          <w:marRight w:val="0"/>
          <w:marTop w:val="0"/>
          <w:marBottom w:val="0"/>
          <w:divBdr>
            <w:top w:val="none" w:sz="0" w:space="0" w:color="auto"/>
            <w:left w:val="none" w:sz="0" w:space="0" w:color="auto"/>
            <w:bottom w:val="none" w:sz="0" w:space="0" w:color="auto"/>
            <w:right w:val="none" w:sz="0" w:space="0" w:color="auto"/>
          </w:divBdr>
        </w:div>
        <w:div w:id="334891743">
          <w:marLeft w:val="640"/>
          <w:marRight w:val="0"/>
          <w:marTop w:val="0"/>
          <w:marBottom w:val="0"/>
          <w:divBdr>
            <w:top w:val="none" w:sz="0" w:space="0" w:color="auto"/>
            <w:left w:val="none" w:sz="0" w:space="0" w:color="auto"/>
            <w:bottom w:val="none" w:sz="0" w:space="0" w:color="auto"/>
            <w:right w:val="none" w:sz="0" w:space="0" w:color="auto"/>
          </w:divBdr>
        </w:div>
        <w:div w:id="189953149">
          <w:marLeft w:val="640"/>
          <w:marRight w:val="0"/>
          <w:marTop w:val="0"/>
          <w:marBottom w:val="0"/>
          <w:divBdr>
            <w:top w:val="none" w:sz="0" w:space="0" w:color="auto"/>
            <w:left w:val="none" w:sz="0" w:space="0" w:color="auto"/>
            <w:bottom w:val="none" w:sz="0" w:space="0" w:color="auto"/>
            <w:right w:val="none" w:sz="0" w:space="0" w:color="auto"/>
          </w:divBdr>
        </w:div>
        <w:div w:id="461971249">
          <w:marLeft w:val="640"/>
          <w:marRight w:val="0"/>
          <w:marTop w:val="0"/>
          <w:marBottom w:val="0"/>
          <w:divBdr>
            <w:top w:val="none" w:sz="0" w:space="0" w:color="auto"/>
            <w:left w:val="none" w:sz="0" w:space="0" w:color="auto"/>
            <w:bottom w:val="none" w:sz="0" w:space="0" w:color="auto"/>
            <w:right w:val="none" w:sz="0" w:space="0" w:color="auto"/>
          </w:divBdr>
        </w:div>
        <w:div w:id="545802253">
          <w:marLeft w:val="640"/>
          <w:marRight w:val="0"/>
          <w:marTop w:val="0"/>
          <w:marBottom w:val="0"/>
          <w:divBdr>
            <w:top w:val="none" w:sz="0" w:space="0" w:color="auto"/>
            <w:left w:val="none" w:sz="0" w:space="0" w:color="auto"/>
            <w:bottom w:val="none" w:sz="0" w:space="0" w:color="auto"/>
            <w:right w:val="none" w:sz="0" w:space="0" w:color="auto"/>
          </w:divBdr>
        </w:div>
        <w:div w:id="747072470">
          <w:marLeft w:val="640"/>
          <w:marRight w:val="0"/>
          <w:marTop w:val="0"/>
          <w:marBottom w:val="0"/>
          <w:divBdr>
            <w:top w:val="none" w:sz="0" w:space="0" w:color="auto"/>
            <w:left w:val="none" w:sz="0" w:space="0" w:color="auto"/>
            <w:bottom w:val="none" w:sz="0" w:space="0" w:color="auto"/>
            <w:right w:val="none" w:sz="0" w:space="0" w:color="auto"/>
          </w:divBdr>
        </w:div>
        <w:div w:id="365563652">
          <w:marLeft w:val="640"/>
          <w:marRight w:val="0"/>
          <w:marTop w:val="0"/>
          <w:marBottom w:val="0"/>
          <w:divBdr>
            <w:top w:val="none" w:sz="0" w:space="0" w:color="auto"/>
            <w:left w:val="none" w:sz="0" w:space="0" w:color="auto"/>
            <w:bottom w:val="none" w:sz="0" w:space="0" w:color="auto"/>
            <w:right w:val="none" w:sz="0" w:space="0" w:color="auto"/>
          </w:divBdr>
        </w:div>
        <w:div w:id="215745318">
          <w:marLeft w:val="640"/>
          <w:marRight w:val="0"/>
          <w:marTop w:val="0"/>
          <w:marBottom w:val="0"/>
          <w:divBdr>
            <w:top w:val="none" w:sz="0" w:space="0" w:color="auto"/>
            <w:left w:val="none" w:sz="0" w:space="0" w:color="auto"/>
            <w:bottom w:val="none" w:sz="0" w:space="0" w:color="auto"/>
            <w:right w:val="none" w:sz="0" w:space="0" w:color="auto"/>
          </w:divBdr>
        </w:div>
        <w:div w:id="1253272585">
          <w:marLeft w:val="640"/>
          <w:marRight w:val="0"/>
          <w:marTop w:val="0"/>
          <w:marBottom w:val="0"/>
          <w:divBdr>
            <w:top w:val="none" w:sz="0" w:space="0" w:color="auto"/>
            <w:left w:val="none" w:sz="0" w:space="0" w:color="auto"/>
            <w:bottom w:val="none" w:sz="0" w:space="0" w:color="auto"/>
            <w:right w:val="none" w:sz="0" w:space="0" w:color="auto"/>
          </w:divBdr>
        </w:div>
        <w:div w:id="900676731">
          <w:marLeft w:val="640"/>
          <w:marRight w:val="0"/>
          <w:marTop w:val="0"/>
          <w:marBottom w:val="0"/>
          <w:divBdr>
            <w:top w:val="none" w:sz="0" w:space="0" w:color="auto"/>
            <w:left w:val="none" w:sz="0" w:space="0" w:color="auto"/>
            <w:bottom w:val="none" w:sz="0" w:space="0" w:color="auto"/>
            <w:right w:val="none" w:sz="0" w:space="0" w:color="auto"/>
          </w:divBdr>
        </w:div>
        <w:div w:id="1324771576">
          <w:marLeft w:val="640"/>
          <w:marRight w:val="0"/>
          <w:marTop w:val="0"/>
          <w:marBottom w:val="0"/>
          <w:divBdr>
            <w:top w:val="none" w:sz="0" w:space="0" w:color="auto"/>
            <w:left w:val="none" w:sz="0" w:space="0" w:color="auto"/>
            <w:bottom w:val="none" w:sz="0" w:space="0" w:color="auto"/>
            <w:right w:val="none" w:sz="0" w:space="0" w:color="auto"/>
          </w:divBdr>
        </w:div>
        <w:div w:id="329409775">
          <w:marLeft w:val="640"/>
          <w:marRight w:val="0"/>
          <w:marTop w:val="0"/>
          <w:marBottom w:val="0"/>
          <w:divBdr>
            <w:top w:val="none" w:sz="0" w:space="0" w:color="auto"/>
            <w:left w:val="none" w:sz="0" w:space="0" w:color="auto"/>
            <w:bottom w:val="none" w:sz="0" w:space="0" w:color="auto"/>
            <w:right w:val="none" w:sz="0" w:space="0" w:color="auto"/>
          </w:divBdr>
        </w:div>
        <w:div w:id="1134955009">
          <w:marLeft w:val="640"/>
          <w:marRight w:val="0"/>
          <w:marTop w:val="0"/>
          <w:marBottom w:val="0"/>
          <w:divBdr>
            <w:top w:val="none" w:sz="0" w:space="0" w:color="auto"/>
            <w:left w:val="none" w:sz="0" w:space="0" w:color="auto"/>
            <w:bottom w:val="none" w:sz="0" w:space="0" w:color="auto"/>
            <w:right w:val="none" w:sz="0" w:space="0" w:color="auto"/>
          </w:divBdr>
        </w:div>
        <w:div w:id="1135488014">
          <w:marLeft w:val="640"/>
          <w:marRight w:val="0"/>
          <w:marTop w:val="0"/>
          <w:marBottom w:val="0"/>
          <w:divBdr>
            <w:top w:val="none" w:sz="0" w:space="0" w:color="auto"/>
            <w:left w:val="none" w:sz="0" w:space="0" w:color="auto"/>
            <w:bottom w:val="none" w:sz="0" w:space="0" w:color="auto"/>
            <w:right w:val="none" w:sz="0" w:space="0" w:color="auto"/>
          </w:divBdr>
        </w:div>
        <w:div w:id="793717931">
          <w:marLeft w:val="640"/>
          <w:marRight w:val="0"/>
          <w:marTop w:val="0"/>
          <w:marBottom w:val="0"/>
          <w:divBdr>
            <w:top w:val="none" w:sz="0" w:space="0" w:color="auto"/>
            <w:left w:val="none" w:sz="0" w:space="0" w:color="auto"/>
            <w:bottom w:val="none" w:sz="0" w:space="0" w:color="auto"/>
            <w:right w:val="none" w:sz="0" w:space="0" w:color="auto"/>
          </w:divBdr>
        </w:div>
        <w:div w:id="670134554">
          <w:marLeft w:val="640"/>
          <w:marRight w:val="0"/>
          <w:marTop w:val="0"/>
          <w:marBottom w:val="0"/>
          <w:divBdr>
            <w:top w:val="none" w:sz="0" w:space="0" w:color="auto"/>
            <w:left w:val="none" w:sz="0" w:space="0" w:color="auto"/>
            <w:bottom w:val="none" w:sz="0" w:space="0" w:color="auto"/>
            <w:right w:val="none" w:sz="0" w:space="0" w:color="auto"/>
          </w:divBdr>
        </w:div>
        <w:div w:id="410588369">
          <w:marLeft w:val="640"/>
          <w:marRight w:val="0"/>
          <w:marTop w:val="0"/>
          <w:marBottom w:val="0"/>
          <w:divBdr>
            <w:top w:val="none" w:sz="0" w:space="0" w:color="auto"/>
            <w:left w:val="none" w:sz="0" w:space="0" w:color="auto"/>
            <w:bottom w:val="none" w:sz="0" w:space="0" w:color="auto"/>
            <w:right w:val="none" w:sz="0" w:space="0" w:color="auto"/>
          </w:divBdr>
        </w:div>
        <w:div w:id="506293406">
          <w:marLeft w:val="640"/>
          <w:marRight w:val="0"/>
          <w:marTop w:val="0"/>
          <w:marBottom w:val="0"/>
          <w:divBdr>
            <w:top w:val="none" w:sz="0" w:space="0" w:color="auto"/>
            <w:left w:val="none" w:sz="0" w:space="0" w:color="auto"/>
            <w:bottom w:val="none" w:sz="0" w:space="0" w:color="auto"/>
            <w:right w:val="none" w:sz="0" w:space="0" w:color="auto"/>
          </w:divBdr>
        </w:div>
      </w:divsChild>
    </w:div>
    <w:div w:id="24596540">
      <w:bodyDiv w:val="1"/>
      <w:marLeft w:val="0"/>
      <w:marRight w:val="0"/>
      <w:marTop w:val="0"/>
      <w:marBottom w:val="0"/>
      <w:divBdr>
        <w:top w:val="none" w:sz="0" w:space="0" w:color="auto"/>
        <w:left w:val="none" w:sz="0" w:space="0" w:color="auto"/>
        <w:bottom w:val="none" w:sz="0" w:space="0" w:color="auto"/>
        <w:right w:val="none" w:sz="0" w:space="0" w:color="auto"/>
      </w:divBdr>
      <w:divsChild>
        <w:div w:id="1229849848">
          <w:marLeft w:val="640"/>
          <w:marRight w:val="0"/>
          <w:marTop w:val="0"/>
          <w:marBottom w:val="0"/>
          <w:divBdr>
            <w:top w:val="none" w:sz="0" w:space="0" w:color="auto"/>
            <w:left w:val="none" w:sz="0" w:space="0" w:color="auto"/>
            <w:bottom w:val="none" w:sz="0" w:space="0" w:color="auto"/>
            <w:right w:val="none" w:sz="0" w:space="0" w:color="auto"/>
          </w:divBdr>
        </w:div>
        <w:div w:id="572810412">
          <w:marLeft w:val="640"/>
          <w:marRight w:val="0"/>
          <w:marTop w:val="0"/>
          <w:marBottom w:val="0"/>
          <w:divBdr>
            <w:top w:val="none" w:sz="0" w:space="0" w:color="auto"/>
            <w:left w:val="none" w:sz="0" w:space="0" w:color="auto"/>
            <w:bottom w:val="none" w:sz="0" w:space="0" w:color="auto"/>
            <w:right w:val="none" w:sz="0" w:space="0" w:color="auto"/>
          </w:divBdr>
        </w:div>
        <w:div w:id="1155494431">
          <w:marLeft w:val="640"/>
          <w:marRight w:val="0"/>
          <w:marTop w:val="0"/>
          <w:marBottom w:val="0"/>
          <w:divBdr>
            <w:top w:val="none" w:sz="0" w:space="0" w:color="auto"/>
            <w:left w:val="none" w:sz="0" w:space="0" w:color="auto"/>
            <w:bottom w:val="none" w:sz="0" w:space="0" w:color="auto"/>
            <w:right w:val="none" w:sz="0" w:space="0" w:color="auto"/>
          </w:divBdr>
        </w:div>
        <w:div w:id="1004668764">
          <w:marLeft w:val="640"/>
          <w:marRight w:val="0"/>
          <w:marTop w:val="0"/>
          <w:marBottom w:val="0"/>
          <w:divBdr>
            <w:top w:val="none" w:sz="0" w:space="0" w:color="auto"/>
            <w:left w:val="none" w:sz="0" w:space="0" w:color="auto"/>
            <w:bottom w:val="none" w:sz="0" w:space="0" w:color="auto"/>
            <w:right w:val="none" w:sz="0" w:space="0" w:color="auto"/>
          </w:divBdr>
        </w:div>
        <w:div w:id="1906792075">
          <w:marLeft w:val="640"/>
          <w:marRight w:val="0"/>
          <w:marTop w:val="0"/>
          <w:marBottom w:val="0"/>
          <w:divBdr>
            <w:top w:val="none" w:sz="0" w:space="0" w:color="auto"/>
            <w:left w:val="none" w:sz="0" w:space="0" w:color="auto"/>
            <w:bottom w:val="none" w:sz="0" w:space="0" w:color="auto"/>
            <w:right w:val="none" w:sz="0" w:space="0" w:color="auto"/>
          </w:divBdr>
        </w:div>
        <w:div w:id="661661276">
          <w:marLeft w:val="640"/>
          <w:marRight w:val="0"/>
          <w:marTop w:val="0"/>
          <w:marBottom w:val="0"/>
          <w:divBdr>
            <w:top w:val="none" w:sz="0" w:space="0" w:color="auto"/>
            <w:left w:val="none" w:sz="0" w:space="0" w:color="auto"/>
            <w:bottom w:val="none" w:sz="0" w:space="0" w:color="auto"/>
            <w:right w:val="none" w:sz="0" w:space="0" w:color="auto"/>
          </w:divBdr>
        </w:div>
        <w:div w:id="690231177">
          <w:marLeft w:val="640"/>
          <w:marRight w:val="0"/>
          <w:marTop w:val="0"/>
          <w:marBottom w:val="0"/>
          <w:divBdr>
            <w:top w:val="none" w:sz="0" w:space="0" w:color="auto"/>
            <w:left w:val="none" w:sz="0" w:space="0" w:color="auto"/>
            <w:bottom w:val="none" w:sz="0" w:space="0" w:color="auto"/>
            <w:right w:val="none" w:sz="0" w:space="0" w:color="auto"/>
          </w:divBdr>
        </w:div>
        <w:div w:id="1626882954">
          <w:marLeft w:val="640"/>
          <w:marRight w:val="0"/>
          <w:marTop w:val="0"/>
          <w:marBottom w:val="0"/>
          <w:divBdr>
            <w:top w:val="none" w:sz="0" w:space="0" w:color="auto"/>
            <w:left w:val="none" w:sz="0" w:space="0" w:color="auto"/>
            <w:bottom w:val="none" w:sz="0" w:space="0" w:color="auto"/>
            <w:right w:val="none" w:sz="0" w:space="0" w:color="auto"/>
          </w:divBdr>
        </w:div>
        <w:div w:id="344795195">
          <w:marLeft w:val="640"/>
          <w:marRight w:val="0"/>
          <w:marTop w:val="0"/>
          <w:marBottom w:val="0"/>
          <w:divBdr>
            <w:top w:val="none" w:sz="0" w:space="0" w:color="auto"/>
            <w:left w:val="none" w:sz="0" w:space="0" w:color="auto"/>
            <w:bottom w:val="none" w:sz="0" w:space="0" w:color="auto"/>
            <w:right w:val="none" w:sz="0" w:space="0" w:color="auto"/>
          </w:divBdr>
        </w:div>
        <w:div w:id="1944993638">
          <w:marLeft w:val="640"/>
          <w:marRight w:val="0"/>
          <w:marTop w:val="0"/>
          <w:marBottom w:val="0"/>
          <w:divBdr>
            <w:top w:val="none" w:sz="0" w:space="0" w:color="auto"/>
            <w:left w:val="none" w:sz="0" w:space="0" w:color="auto"/>
            <w:bottom w:val="none" w:sz="0" w:space="0" w:color="auto"/>
            <w:right w:val="none" w:sz="0" w:space="0" w:color="auto"/>
          </w:divBdr>
        </w:div>
        <w:div w:id="1381857512">
          <w:marLeft w:val="640"/>
          <w:marRight w:val="0"/>
          <w:marTop w:val="0"/>
          <w:marBottom w:val="0"/>
          <w:divBdr>
            <w:top w:val="none" w:sz="0" w:space="0" w:color="auto"/>
            <w:left w:val="none" w:sz="0" w:space="0" w:color="auto"/>
            <w:bottom w:val="none" w:sz="0" w:space="0" w:color="auto"/>
            <w:right w:val="none" w:sz="0" w:space="0" w:color="auto"/>
          </w:divBdr>
        </w:div>
        <w:div w:id="2112357826">
          <w:marLeft w:val="640"/>
          <w:marRight w:val="0"/>
          <w:marTop w:val="0"/>
          <w:marBottom w:val="0"/>
          <w:divBdr>
            <w:top w:val="none" w:sz="0" w:space="0" w:color="auto"/>
            <w:left w:val="none" w:sz="0" w:space="0" w:color="auto"/>
            <w:bottom w:val="none" w:sz="0" w:space="0" w:color="auto"/>
            <w:right w:val="none" w:sz="0" w:space="0" w:color="auto"/>
          </w:divBdr>
        </w:div>
        <w:div w:id="1639725406">
          <w:marLeft w:val="640"/>
          <w:marRight w:val="0"/>
          <w:marTop w:val="0"/>
          <w:marBottom w:val="0"/>
          <w:divBdr>
            <w:top w:val="none" w:sz="0" w:space="0" w:color="auto"/>
            <w:left w:val="none" w:sz="0" w:space="0" w:color="auto"/>
            <w:bottom w:val="none" w:sz="0" w:space="0" w:color="auto"/>
            <w:right w:val="none" w:sz="0" w:space="0" w:color="auto"/>
          </w:divBdr>
        </w:div>
        <w:div w:id="1578781107">
          <w:marLeft w:val="640"/>
          <w:marRight w:val="0"/>
          <w:marTop w:val="0"/>
          <w:marBottom w:val="0"/>
          <w:divBdr>
            <w:top w:val="none" w:sz="0" w:space="0" w:color="auto"/>
            <w:left w:val="none" w:sz="0" w:space="0" w:color="auto"/>
            <w:bottom w:val="none" w:sz="0" w:space="0" w:color="auto"/>
            <w:right w:val="none" w:sz="0" w:space="0" w:color="auto"/>
          </w:divBdr>
        </w:div>
        <w:div w:id="1941794744">
          <w:marLeft w:val="640"/>
          <w:marRight w:val="0"/>
          <w:marTop w:val="0"/>
          <w:marBottom w:val="0"/>
          <w:divBdr>
            <w:top w:val="none" w:sz="0" w:space="0" w:color="auto"/>
            <w:left w:val="none" w:sz="0" w:space="0" w:color="auto"/>
            <w:bottom w:val="none" w:sz="0" w:space="0" w:color="auto"/>
            <w:right w:val="none" w:sz="0" w:space="0" w:color="auto"/>
          </w:divBdr>
        </w:div>
      </w:divsChild>
    </w:div>
    <w:div w:id="47729529">
      <w:bodyDiv w:val="1"/>
      <w:marLeft w:val="0"/>
      <w:marRight w:val="0"/>
      <w:marTop w:val="0"/>
      <w:marBottom w:val="0"/>
      <w:divBdr>
        <w:top w:val="none" w:sz="0" w:space="0" w:color="auto"/>
        <w:left w:val="none" w:sz="0" w:space="0" w:color="auto"/>
        <w:bottom w:val="none" w:sz="0" w:space="0" w:color="auto"/>
        <w:right w:val="none" w:sz="0" w:space="0" w:color="auto"/>
      </w:divBdr>
      <w:divsChild>
        <w:div w:id="1336105191">
          <w:marLeft w:val="640"/>
          <w:marRight w:val="0"/>
          <w:marTop w:val="0"/>
          <w:marBottom w:val="0"/>
          <w:divBdr>
            <w:top w:val="none" w:sz="0" w:space="0" w:color="auto"/>
            <w:left w:val="none" w:sz="0" w:space="0" w:color="auto"/>
            <w:bottom w:val="none" w:sz="0" w:space="0" w:color="auto"/>
            <w:right w:val="none" w:sz="0" w:space="0" w:color="auto"/>
          </w:divBdr>
        </w:div>
        <w:div w:id="961233289">
          <w:marLeft w:val="640"/>
          <w:marRight w:val="0"/>
          <w:marTop w:val="0"/>
          <w:marBottom w:val="0"/>
          <w:divBdr>
            <w:top w:val="none" w:sz="0" w:space="0" w:color="auto"/>
            <w:left w:val="none" w:sz="0" w:space="0" w:color="auto"/>
            <w:bottom w:val="none" w:sz="0" w:space="0" w:color="auto"/>
            <w:right w:val="none" w:sz="0" w:space="0" w:color="auto"/>
          </w:divBdr>
        </w:div>
        <w:div w:id="1097480568">
          <w:marLeft w:val="640"/>
          <w:marRight w:val="0"/>
          <w:marTop w:val="0"/>
          <w:marBottom w:val="0"/>
          <w:divBdr>
            <w:top w:val="none" w:sz="0" w:space="0" w:color="auto"/>
            <w:left w:val="none" w:sz="0" w:space="0" w:color="auto"/>
            <w:bottom w:val="none" w:sz="0" w:space="0" w:color="auto"/>
            <w:right w:val="none" w:sz="0" w:space="0" w:color="auto"/>
          </w:divBdr>
        </w:div>
        <w:div w:id="1038090943">
          <w:marLeft w:val="640"/>
          <w:marRight w:val="0"/>
          <w:marTop w:val="0"/>
          <w:marBottom w:val="0"/>
          <w:divBdr>
            <w:top w:val="none" w:sz="0" w:space="0" w:color="auto"/>
            <w:left w:val="none" w:sz="0" w:space="0" w:color="auto"/>
            <w:bottom w:val="none" w:sz="0" w:space="0" w:color="auto"/>
            <w:right w:val="none" w:sz="0" w:space="0" w:color="auto"/>
          </w:divBdr>
        </w:div>
        <w:div w:id="1362970372">
          <w:marLeft w:val="640"/>
          <w:marRight w:val="0"/>
          <w:marTop w:val="0"/>
          <w:marBottom w:val="0"/>
          <w:divBdr>
            <w:top w:val="none" w:sz="0" w:space="0" w:color="auto"/>
            <w:left w:val="none" w:sz="0" w:space="0" w:color="auto"/>
            <w:bottom w:val="none" w:sz="0" w:space="0" w:color="auto"/>
            <w:right w:val="none" w:sz="0" w:space="0" w:color="auto"/>
          </w:divBdr>
        </w:div>
        <w:div w:id="297802574">
          <w:marLeft w:val="640"/>
          <w:marRight w:val="0"/>
          <w:marTop w:val="0"/>
          <w:marBottom w:val="0"/>
          <w:divBdr>
            <w:top w:val="none" w:sz="0" w:space="0" w:color="auto"/>
            <w:left w:val="none" w:sz="0" w:space="0" w:color="auto"/>
            <w:bottom w:val="none" w:sz="0" w:space="0" w:color="auto"/>
            <w:right w:val="none" w:sz="0" w:space="0" w:color="auto"/>
          </w:divBdr>
        </w:div>
        <w:div w:id="44522816">
          <w:marLeft w:val="640"/>
          <w:marRight w:val="0"/>
          <w:marTop w:val="0"/>
          <w:marBottom w:val="0"/>
          <w:divBdr>
            <w:top w:val="none" w:sz="0" w:space="0" w:color="auto"/>
            <w:left w:val="none" w:sz="0" w:space="0" w:color="auto"/>
            <w:bottom w:val="none" w:sz="0" w:space="0" w:color="auto"/>
            <w:right w:val="none" w:sz="0" w:space="0" w:color="auto"/>
          </w:divBdr>
        </w:div>
        <w:div w:id="2030980978">
          <w:marLeft w:val="640"/>
          <w:marRight w:val="0"/>
          <w:marTop w:val="0"/>
          <w:marBottom w:val="0"/>
          <w:divBdr>
            <w:top w:val="none" w:sz="0" w:space="0" w:color="auto"/>
            <w:left w:val="none" w:sz="0" w:space="0" w:color="auto"/>
            <w:bottom w:val="none" w:sz="0" w:space="0" w:color="auto"/>
            <w:right w:val="none" w:sz="0" w:space="0" w:color="auto"/>
          </w:divBdr>
        </w:div>
        <w:div w:id="1943145439">
          <w:marLeft w:val="640"/>
          <w:marRight w:val="0"/>
          <w:marTop w:val="0"/>
          <w:marBottom w:val="0"/>
          <w:divBdr>
            <w:top w:val="none" w:sz="0" w:space="0" w:color="auto"/>
            <w:left w:val="none" w:sz="0" w:space="0" w:color="auto"/>
            <w:bottom w:val="none" w:sz="0" w:space="0" w:color="auto"/>
            <w:right w:val="none" w:sz="0" w:space="0" w:color="auto"/>
          </w:divBdr>
        </w:div>
        <w:div w:id="1841118477">
          <w:marLeft w:val="640"/>
          <w:marRight w:val="0"/>
          <w:marTop w:val="0"/>
          <w:marBottom w:val="0"/>
          <w:divBdr>
            <w:top w:val="none" w:sz="0" w:space="0" w:color="auto"/>
            <w:left w:val="none" w:sz="0" w:space="0" w:color="auto"/>
            <w:bottom w:val="none" w:sz="0" w:space="0" w:color="auto"/>
            <w:right w:val="none" w:sz="0" w:space="0" w:color="auto"/>
          </w:divBdr>
        </w:div>
        <w:div w:id="652567978">
          <w:marLeft w:val="640"/>
          <w:marRight w:val="0"/>
          <w:marTop w:val="0"/>
          <w:marBottom w:val="0"/>
          <w:divBdr>
            <w:top w:val="none" w:sz="0" w:space="0" w:color="auto"/>
            <w:left w:val="none" w:sz="0" w:space="0" w:color="auto"/>
            <w:bottom w:val="none" w:sz="0" w:space="0" w:color="auto"/>
            <w:right w:val="none" w:sz="0" w:space="0" w:color="auto"/>
          </w:divBdr>
        </w:div>
        <w:div w:id="1061908412">
          <w:marLeft w:val="640"/>
          <w:marRight w:val="0"/>
          <w:marTop w:val="0"/>
          <w:marBottom w:val="0"/>
          <w:divBdr>
            <w:top w:val="none" w:sz="0" w:space="0" w:color="auto"/>
            <w:left w:val="none" w:sz="0" w:space="0" w:color="auto"/>
            <w:bottom w:val="none" w:sz="0" w:space="0" w:color="auto"/>
            <w:right w:val="none" w:sz="0" w:space="0" w:color="auto"/>
          </w:divBdr>
        </w:div>
        <w:div w:id="418790274">
          <w:marLeft w:val="640"/>
          <w:marRight w:val="0"/>
          <w:marTop w:val="0"/>
          <w:marBottom w:val="0"/>
          <w:divBdr>
            <w:top w:val="none" w:sz="0" w:space="0" w:color="auto"/>
            <w:left w:val="none" w:sz="0" w:space="0" w:color="auto"/>
            <w:bottom w:val="none" w:sz="0" w:space="0" w:color="auto"/>
            <w:right w:val="none" w:sz="0" w:space="0" w:color="auto"/>
          </w:divBdr>
        </w:div>
        <w:div w:id="308947684">
          <w:marLeft w:val="640"/>
          <w:marRight w:val="0"/>
          <w:marTop w:val="0"/>
          <w:marBottom w:val="0"/>
          <w:divBdr>
            <w:top w:val="none" w:sz="0" w:space="0" w:color="auto"/>
            <w:left w:val="none" w:sz="0" w:space="0" w:color="auto"/>
            <w:bottom w:val="none" w:sz="0" w:space="0" w:color="auto"/>
            <w:right w:val="none" w:sz="0" w:space="0" w:color="auto"/>
          </w:divBdr>
        </w:div>
        <w:div w:id="213274888">
          <w:marLeft w:val="640"/>
          <w:marRight w:val="0"/>
          <w:marTop w:val="0"/>
          <w:marBottom w:val="0"/>
          <w:divBdr>
            <w:top w:val="none" w:sz="0" w:space="0" w:color="auto"/>
            <w:left w:val="none" w:sz="0" w:space="0" w:color="auto"/>
            <w:bottom w:val="none" w:sz="0" w:space="0" w:color="auto"/>
            <w:right w:val="none" w:sz="0" w:space="0" w:color="auto"/>
          </w:divBdr>
        </w:div>
        <w:div w:id="1013536617">
          <w:marLeft w:val="640"/>
          <w:marRight w:val="0"/>
          <w:marTop w:val="0"/>
          <w:marBottom w:val="0"/>
          <w:divBdr>
            <w:top w:val="none" w:sz="0" w:space="0" w:color="auto"/>
            <w:left w:val="none" w:sz="0" w:space="0" w:color="auto"/>
            <w:bottom w:val="none" w:sz="0" w:space="0" w:color="auto"/>
            <w:right w:val="none" w:sz="0" w:space="0" w:color="auto"/>
          </w:divBdr>
        </w:div>
        <w:div w:id="2120686250">
          <w:marLeft w:val="640"/>
          <w:marRight w:val="0"/>
          <w:marTop w:val="0"/>
          <w:marBottom w:val="0"/>
          <w:divBdr>
            <w:top w:val="none" w:sz="0" w:space="0" w:color="auto"/>
            <w:left w:val="none" w:sz="0" w:space="0" w:color="auto"/>
            <w:bottom w:val="none" w:sz="0" w:space="0" w:color="auto"/>
            <w:right w:val="none" w:sz="0" w:space="0" w:color="auto"/>
          </w:divBdr>
        </w:div>
        <w:div w:id="1884824581">
          <w:marLeft w:val="640"/>
          <w:marRight w:val="0"/>
          <w:marTop w:val="0"/>
          <w:marBottom w:val="0"/>
          <w:divBdr>
            <w:top w:val="none" w:sz="0" w:space="0" w:color="auto"/>
            <w:left w:val="none" w:sz="0" w:space="0" w:color="auto"/>
            <w:bottom w:val="none" w:sz="0" w:space="0" w:color="auto"/>
            <w:right w:val="none" w:sz="0" w:space="0" w:color="auto"/>
          </w:divBdr>
        </w:div>
        <w:div w:id="1517160144">
          <w:marLeft w:val="640"/>
          <w:marRight w:val="0"/>
          <w:marTop w:val="0"/>
          <w:marBottom w:val="0"/>
          <w:divBdr>
            <w:top w:val="none" w:sz="0" w:space="0" w:color="auto"/>
            <w:left w:val="none" w:sz="0" w:space="0" w:color="auto"/>
            <w:bottom w:val="none" w:sz="0" w:space="0" w:color="auto"/>
            <w:right w:val="none" w:sz="0" w:space="0" w:color="auto"/>
          </w:divBdr>
        </w:div>
        <w:div w:id="1467241655">
          <w:marLeft w:val="640"/>
          <w:marRight w:val="0"/>
          <w:marTop w:val="0"/>
          <w:marBottom w:val="0"/>
          <w:divBdr>
            <w:top w:val="none" w:sz="0" w:space="0" w:color="auto"/>
            <w:left w:val="none" w:sz="0" w:space="0" w:color="auto"/>
            <w:bottom w:val="none" w:sz="0" w:space="0" w:color="auto"/>
            <w:right w:val="none" w:sz="0" w:space="0" w:color="auto"/>
          </w:divBdr>
        </w:div>
        <w:div w:id="318853593">
          <w:marLeft w:val="640"/>
          <w:marRight w:val="0"/>
          <w:marTop w:val="0"/>
          <w:marBottom w:val="0"/>
          <w:divBdr>
            <w:top w:val="none" w:sz="0" w:space="0" w:color="auto"/>
            <w:left w:val="none" w:sz="0" w:space="0" w:color="auto"/>
            <w:bottom w:val="none" w:sz="0" w:space="0" w:color="auto"/>
            <w:right w:val="none" w:sz="0" w:space="0" w:color="auto"/>
          </w:divBdr>
        </w:div>
        <w:div w:id="486240988">
          <w:marLeft w:val="640"/>
          <w:marRight w:val="0"/>
          <w:marTop w:val="0"/>
          <w:marBottom w:val="0"/>
          <w:divBdr>
            <w:top w:val="none" w:sz="0" w:space="0" w:color="auto"/>
            <w:left w:val="none" w:sz="0" w:space="0" w:color="auto"/>
            <w:bottom w:val="none" w:sz="0" w:space="0" w:color="auto"/>
            <w:right w:val="none" w:sz="0" w:space="0" w:color="auto"/>
          </w:divBdr>
        </w:div>
        <w:div w:id="192576911">
          <w:marLeft w:val="640"/>
          <w:marRight w:val="0"/>
          <w:marTop w:val="0"/>
          <w:marBottom w:val="0"/>
          <w:divBdr>
            <w:top w:val="none" w:sz="0" w:space="0" w:color="auto"/>
            <w:left w:val="none" w:sz="0" w:space="0" w:color="auto"/>
            <w:bottom w:val="none" w:sz="0" w:space="0" w:color="auto"/>
            <w:right w:val="none" w:sz="0" w:space="0" w:color="auto"/>
          </w:divBdr>
        </w:div>
        <w:div w:id="260188719">
          <w:marLeft w:val="640"/>
          <w:marRight w:val="0"/>
          <w:marTop w:val="0"/>
          <w:marBottom w:val="0"/>
          <w:divBdr>
            <w:top w:val="none" w:sz="0" w:space="0" w:color="auto"/>
            <w:left w:val="none" w:sz="0" w:space="0" w:color="auto"/>
            <w:bottom w:val="none" w:sz="0" w:space="0" w:color="auto"/>
            <w:right w:val="none" w:sz="0" w:space="0" w:color="auto"/>
          </w:divBdr>
        </w:div>
        <w:div w:id="1804350754">
          <w:marLeft w:val="640"/>
          <w:marRight w:val="0"/>
          <w:marTop w:val="0"/>
          <w:marBottom w:val="0"/>
          <w:divBdr>
            <w:top w:val="none" w:sz="0" w:space="0" w:color="auto"/>
            <w:left w:val="none" w:sz="0" w:space="0" w:color="auto"/>
            <w:bottom w:val="none" w:sz="0" w:space="0" w:color="auto"/>
            <w:right w:val="none" w:sz="0" w:space="0" w:color="auto"/>
          </w:divBdr>
        </w:div>
      </w:divsChild>
    </w:div>
    <w:div w:id="54865993">
      <w:bodyDiv w:val="1"/>
      <w:marLeft w:val="0"/>
      <w:marRight w:val="0"/>
      <w:marTop w:val="0"/>
      <w:marBottom w:val="0"/>
      <w:divBdr>
        <w:top w:val="none" w:sz="0" w:space="0" w:color="auto"/>
        <w:left w:val="none" w:sz="0" w:space="0" w:color="auto"/>
        <w:bottom w:val="none" w:sz="0" w:space="0" w:color="auto"/>
        <w:right w:val="none" w:sz="0" w:space="0" w:color="auto"/>
      </w:divBdr>
      <w:divsChild>
        <w:div w:id="253444504">
          <w:marLeft w:val="640"/>
          <w:marRight w:val="0"/>
          <w:marTop w:val="0"/>
          <w:marBottom w:val="0"/>
          <w:divBdr>
            <w:top w:val="none" w:sz="0" w:space="0" w:color="auto"/>
            <w:left w:val="none" w:sz="0" w:space="0" w:color="auto"/>
            <w:bottom w:val="none" w:sz="0" w:space="0" w:color="auto"/>
            <w:right w:val="none" w:sz="0" w:space="0" w:color="auto"/>
          </w:divBdr>
        </w:div>
        <w:div w:id="2047174145">
          <w:marLeft w:val="640"/>
          <w:marRight w:val="0"/>
          <w:marTop w:val="0"/>
          <w:marBottom w:val="0"/>
          <w:divBdr>
            <w:top w:val="none" w:sz="0" w:space="0" w:color="auto"/>
            <w:left w:val="none" w:sz="0" w:space="0" w:color="auto"/>
            <w:bottom w:val="none" w:sz="0" w:space="0" w:color="auto"/>
            <w:right w:val="none" w:sz="0" w:space="0" w:color="auto"/>
          </w:divBdr>
        </w:div>
        <w:div w:id="1271159690">
          <w:marLeft w:val="640"/>
          <w:marRight w:val="0"/>
          <w:marTop w:val="0"/>
          <w:marBottom w:val="0"/>
          <w:divBdr>
            <w:top w:val="none" w:sz="0" w:space="0" w:color="auto"/>
            <w:left w:val="none" w:sz="0" w:space="0" w:color="auto"/>
            <w:bottom w:val="none" w:sz="0" w:space="0" w:color="auto"/>
            <w:right w:val="none" w:sz="0" w:space="0" w:color="auto"/>
          </w:divBdr>
        </w:div>
        <w:div w:id="1415084339">
          <w:marLeft w:val="640"/>
          <w:marRight w:val="0"/>
          <w:marTop w:val="0"/>
          <w:marBottom w:val="0"/>
          <w:divBdr>
            <w:top w:val="none" w:sz="0" w:space="0" w:color="auto"/>
            <w:left w:val="none" w:sz="0" w:space="0" w:color="auto"/>
            <w:bottom w:val="none" w:sz="0" w:space="0" w:color="auto"/>
            <w:right w:val="none" w:sz="0" w:space="0" w:color="auto"/>
          </w:divBdr>
        </w:div>
        <w:div w:id="1441024768">
          <w:marLeft w:val="640"/>
          <w:marRight w:val="0"/>
          <w:marTop w:val="0"/>
          <w:marBottom w:val="0"/>
          <w:divBdr>
            <w:top w:val="none" w:sz="0" w:space="0" w:color="auto"/>
            <w:left w:val="none" w:sz="0" w:space="0" w:color="auto"/>
            <w:bottom w:val="none" w:sz="0" w:space="0" w:color="auto"/>
            <w:right w:val="none" w:sz="0" w:space="0" w:color="auto"/>
          </w:divBdr>
        </w:div>
        <w:div w:id="1478570481">
          <w:marLeft w:val="640"/>
          <w:marRight w:val="0"/>
          <w:marTop w:val="0"/>
          <w:marBottom w:val="0"/>
          <w:divBdr>
            <w:top w:val="none" w:sz="0" w:space="0" w:color="auto"/>
            <w:left w:val="none" w:sz="0" w:space="0" w:color="auto"/>
            <w:bottom w:val="none" w:sz="0" w:space="0" w:color="auto"/>
            <w:right w:val="none" w:sz="0" w:space="0" w:color="auto"/>
          </w:divBdr>
        </w:div>
        <w:div w:id="195238761">
          <w:marLeft w:val="640"/>
          <w:marRight w:val="0"/>
          <w:marTop w:val="0"/>
          <w:marBottom w:val="0"/>
          <w:divBdr>
            <w:top w:val="none" w:sz="0" w:space="0" w:color="auto"/>
            <w:left w:val="none" w:sz="0" w:space="0" w:color="auto"/>
            <w:bottom w:val="none" w:sz="0" w:space="0" w:color="auto"/>
            <w:right w:val="none" w:sz="0" w:space="0" w:color="auto"/>
          </w:divBdr>
        </w:div>
        <w:div w:id="749424311">
          <w:marLeft w:val="640"/>
          <w:marRight w:val="0"/>
          <w:marTop w:val="0"/>
          <w:marBottom w:val="0"/>
          <w:divBdr>
            <w:top w:val="none" w:sz="0" w:space="0" w:color="auto"/>
            <w:left w:val="none" w:sz="0" w:space="0" w:color="auto"/>
            <w:bottom w:val="none" w:sz="0" w:space="0" w:color="auto"/>
            <w:right w:val="none" w:sz="0" w:space="0" w:color="auto"/>
          </w:divBdr>
        </w:div>
        <w:div w:id="1861580850">
          <w:marLeft w:val="640"/>
          <w:marRight w:val="0"/>
          <w:marTop w:val="0"/>
          <w:marBottom w:val="0"/>
          <w:divBdr>
            <w:top w:val="none" w:sz="0" w:space="0" w:color="auto"/>
            <w:left w:val="none" w:sz="0" w:space="0" w:color="auto"/>
            <w:bottom w:val="none" w:sz="0" w:space="0" w:color="auto"/>
            <w:right w:val="none" w:sz="0" w:space="0" w:color="auto"/>
          </w:divBdr>
        </w:div>
        <w:div w:id="1087465041">
          <w:marLeft w:val="640"/>
          <w:marRight w:val="0"/>
          <w:marTop w:val="0"/>
          <w:marBottom w:val="0"/>
          <w:divBdr>
            <w:top w:val="none" w:sz="0" w:space="0" w:color="auto"/>
            <w:left w:val="none" w:sz="0" w:space="0" w:color="auto"/>
            <w:bottom w:val="none" w:sz="0" w:space="0" w:color="auto"/>
            <w:right w:val="none" w:sz="0" w:space="0" w:color="auto"/>
          </w:divBdr>
        </w:div>
        <w:div w:id="1706519555">
          <w:marLeft w:val="640"/>
          <w:marRight w:val="0"/>
          <w:marTop w:val="0"/>
          <w:marBottom w:val="0"/>
          <w:divBdr>
            <w:top w:val="none" w:sz="0" w:space="0" w:color="auto"/>
            <w:left w:val="none" w:sz="0" w:space="0" w:color="auto"/>
            <w:bottom w:val="none" w:sz="0" w:space="0" w:color="auto"/>
            <w:right w:val="none" w:sz="0" w:space="0" w:color="auto"/>
          </w:divBdr>
        </w:div>
        <w:div w:id="1254125713">
          <w:marLeft w:val="640"/>
          <w:marRight w:val="0"/>
          <w:marTop w:val="0"/>
          <w:marBottom w:val="0"/>
          <w:divBdr>
            <w:top w:val="none" w:sz="0" w:space="0" w:color="auto"/>
            <w:left w:val="none" w:sz="0" w:space="0" w:color="auto"/>
            <w:bottom w:val="none" w:sz="0" w:space="0" w:color="auto"/>
            <w:right w:val="none" w:sz="0" w:space="0" w:color="auto"/>
          </w:divBdr>
        </w:div>
        <w:div w:id="368998216">
          <w:marLeft w:val="640"/>
          <w:marRight w:val="0"/>
          <w:marTop w:val="0"/>
          <w:marBottom w:val="0"/>
          <w:divBdr>
            <w:top w:val="none" w:sz="0" w:space="0" w:color="auto"/>
            <w:left w:val="none" w:sz="0" w:space="0" w:color="auto"/>
            <w:bottom w:val="none" w:sz="0" w:space="0" w:color="auto"/>
            <w:right w:val="none" w:sz="0" w:space="0" w:color="auto"/>
          </w:divBdr>
        </w:div>
        <w:div w:id="708456530">
          <w:marLeft w:val="640"/>
          <w:marRight w:val="0"/>
          <w:marTop w:val="0"/>
          <w:marBottom w:val="0"/>
          <w:divBdr>
            <w:top w:val="none" w:sz="0" w:space="0" w:color="auto"/>
            <w:left w:val="none" w:sz="0" w:space="0" w:color="auto"/>
            <w:bottom w:val="none" w:sz="0" w:space="0" w:color="auto"/>
            <w:right w:val="none" w:sz="0" w:space="0" w:color="auto"/>
          </w:divBdr>
        </w:div>
        <w:div w:id="1437367181">
          <w:marLeft w:val="640"/>
          <w:marRight w:val="0"/>
          <w:marTop w:val="0"/>
          <w:marBottom w:val="0"/>
          <w:divBdr>
            <w:top w:val="none" w:sz="0" w:space="0" w:color="auto"/>
            <w:left w:val="none" w:sz="0" w:space="0" w:color="auto"/>
            <w:bottom w:val="none" w:sz="0" w:space="0" w:color="auto"/>
            <w:right w:val="none" w:sz="0" w:space="0" w:color="auto"/>
          </w:divBdr>
        </w:div>
        <w:div w:id="1822622841">
          <w:marLeft w:val="640"/>
          <w:marRight w:val="0"/>
          <w:marTop w:val="0"/>
          <w:marBottom w:val="0"/>
          <w:divBdr>
            <w:top w:val="none" w:sz="0" w:space="0" w:color="auto"/>
            <w:left w:val="none" w:sz="0" w:space="0" w:color="auto"/>
            <w:bottom w:val="none" w:sz="0" w:space="0" w:color="auto"/>
            <w:right w:val="none" w:sz="0" w:space="0" w:color="auto"/>
          </w:divBdr>
        </w:div>
        <w:div w:id="646394733">
          <w:marLeft w:val="640"/>
          <w:marRight w:val="0"/>
          <w:marTop w:val="0"/>
          <w:marBottom w:val="0"/>
          <w:divBdr>
            <w:top w:val="none" w:sz="0" w:space="0" w:color="auto"/>
            <w:left w:val="none" w:sz="0" w:space="0" w:color="auto"/>
            <w:bottom w:val="none" w:sz="0" w:space="0" w:color="auto"/>
            <w:right w:val="none" w:sz="0" w:space="0" w:color="auto"/>
          </w:divBdr>
        </w:div>
        <w:div w:id="1858345645">
          <w:marLeft w:val="640"/>
          <w:marRight w:val="0"/>
          <w:marTop w:val="0"/>
          <w:marBottom w:val="0"/>
          <w:divBdr>
            <w:top w:val="none" w:sz="0" w:space="0" w:color="auto"/>
            <w:left w:val="none" w:sz="0" w:space="0" w:color="auto"/>
            <w:bottom w:val="none" w:sz="0" w:space="0" w:color="auto"/>
            <w:right w:val="none" w:sz="0" w:space="0" w:color="auto"/>
          </w:divBdr>
        </w:div>
        <w:div w:id="1638140204">
          <w:marLeft w:val="640"/>
          <w:marRight w:val="0"/>
          <w:marTop w:val="0"/>
          <w:marBottom w:val="0"/>
          <w:divBdr>
            <w:top w:val="none" w:sz="0" w:space="0" w:color="auto"/>
            <w:left w:val="none" w:sz="0" w:space="0" w:color="auto"/>
            <w:bottom w:val="none" w:sz="0" w:space="0" w:color="auto"/>
            <w:right w:val="none" w:sz="0" w:space="0" w:color="auto"/>
          </w:divBdr>
        </w:div>
        <w:div w:id="1508403630">
          <w:marLeft w:val="640"/>
          <w:marRight w:val="0"/>
          <w:marTop w:val="0"/>
          <w:marBottom w:val="0"/>
          <w:divBdr>
            <w:top w:val="none" w:sz="0" w:space="0" w:color="auto"/>
            <w:left w:val="none" w:sz="0" w:space="0" w:color="auto"/>
            <w:bottom w:val="none" w:sz="0" w:space="0" w:color="auto"/>
            <w:right w:val="none" w:sz="0" w:space="0" w:color="auto"/>
          </w:divBdr>
        </w:div>
        <w:div w:id="1438408779">
          <w:marLeft w:val="640"/>
          <w:marRight w:val="0"/>
          <w:marTop w:val="0"/>
          <w:marBottom w:val="0"/>
          <w:divBdr>
            <w:top w:val="none" w:sz="0" w:space="0" w:color="auto"/>
            <w:left w:val="none" w:sz="0" w:space="0" w:color="auto"/>
            <w:bottom w:val="none" w:sz="0" w:space="0" w:color="auto"/>
            <w:right w:val="none" w:sz="0" w:space="0" w:color="auto"/>
          </w:divBdr>
        </w:div>
        <w:div w:id="1292446384">
          <w:marLeft w:val="640"/>
          <w:marRight w:val="0"/>
          <w:marTop w:val="0"/>
          <w:marBottom w:val="0"/>
          <w:divBdr>
            <w:top w:val="none" w:sz="0" w:space="0" w:color="auto"/>
            <w:left w:val="none" w:sz="0" w:space="0" w:color="auto"/>
            <w:bottom w:val="none" w:sz="0" w:space="0" w:color="auto"/>
            <w:right w:val="none" w:sz="0" w:space="0" w:color="auto"/>
          </w:divBdr>
        </w:div>
        <w:div w:id="1211575062">
          <w:marLeft w:val="640"/>
          <w:marRight w:val="0"/>
          <w:marTop w:val="0"/>
          <w:marBottom w:val="0"/>
          <w:divBdr>
            <w:top w:val="none" w:sz="0" w:space="0" w:color="auto"/>
            <w:left w:val="none" w:sz="0" w:space="0" w:color="auto"/>
            <w:bottom w:val="none" w:sz="0" w:space="0" w:color="auto"/>
            <w:right w:val="none" w:sz="0" w:space="0" w:color="auto"/>
          </w:divBdr>
        </w:div>
        <w:div w:id="2062360095">
          <w:marLeft w:val="640"/>
          <w:marRight w:val="0"/>
          <w:marTop w:val="0"/>
          <w:marBottom w:val="0"/>
          <w:divBdr>
            <w:top w:val="none" w:sz="0" w:space="0" w:color="auto"/>
            <w:left w:val="none" w:sz="0" w:space="0" w:color="auto"/>
            <w:bottom w:val="none" w:sz="0" w:space="0" w:color="auto"/>
            <w:right w:val="none" w:sz="0" w:space="0" w:color="auto"/>
          </w:divBdr>
        </w:div>
        <w:div w:id="657003475">
          <w:marLeft w:val="640"/>
          <w:marRight w:val="0"/>
          <w:marTop w:val="0"/>
          <w:marBottom w:val="0"/>
          <w:divBdr>
            <w:top w:val="none" w:sz="0" w:space="0" w:color="auto"/>
            <w:left w:val="none" w:sz="0" w:space="0" w:color="auto"/>
            <w:bottom w:val="none" w:sz="0" w:space="0" w:color="auto"/>
            <w:right w:val="none" w:sz="0" w:space="0" w:color="auto"/>
          </w:divBdr>
        </w:div>
      </w:divsChild>
    </w:div>
    <w:div w:id="83771197">
      <w:bodyDiv w:val="1"/>
      <w:marLeft w:val="0"/>
      <w:marRight w:val="0"/>
      <w:marTop w:val="0"/>
      <w:marBottom w:val="0"/>
      <w:divBdr>
        <w:top w:val="none" w:sz="0" w:space="0" w:color="auto"/>
        <w:left w:val="none" w:sz="0" w:space="0" w:color="auto"/>
        <w:bottom w:val="none" w:sz="0" w:space="0" w:color="auto"/>
        <w:right w:val="none" w:sz="0" w:space="0" w:color="auto"/>
      </w:divBdr>
      <w:divsChild>
        <w:div w:id="510070908">
          <w:marLeft w:val="640"/>
          <w:marRight w:val="0"/>
          <w:marTop w:val="0"/>
          <w:marBottom w:val="0"/>
          <w:divBdr>
            <w:top w:val="none" w:sz="0" w:space="0" w:color="auto"/>
            <w:left w:val="none" w:sz="0" w:space="0" w:color="auto"/>
            <w:bottom w:val="none" w:sz="0" w:space="0" w:color="auto"/>
            <w:right w:val="none" w:sz="0" w:space="0" w:color="auto"/>
          </w:divBdr>
        </w:div>
        <w:div w:id="1881237049">
          <w:marLeft w:val="640"/>
          <w:marRight w:val="0"/>
          <w:marTop w:val="0"/>
          <w:marBottom w:val="0"/>
          <w:divBdr>
            <w:top w:val="none" w:sz="0" w:space="0" w:color="auto"/>
            <w:left w:val="none" w:sz="0" w:space="0" w:color="auto"/>
            <w:bottom w:val="none" w:sz="0" w:space="0" w:color="auto"/>
            <w:right w:val="none" w:sz="0" w:space="0" w:color="auto"/>
          </w:divBdr>
        </w:div>
        <w:div w:id="1031684824">
          <w:marLeft w:val="640"/>
          <w:marRight w:val="0"/>
          <w:marTop w:val="0"/>
          <w:marBottom w:val="0"/>
          <w:divBdr>
            <w:top w:val="none" w:sz="0" w:space="0" w:color="auto"/>
            <w:left w:val="none" w:sz="0" w:space="0" w:color="auto"/>
            <w:bottom w:val="none" w:sz="0" w:space="0" w:color="auto"/>
            <w:right w:val="none" w:sz="0" w:space="0" w:color="auto"/>
          </w:divBdr>
        </w:div>
        <w:div w:id="33193705">
          <w:marLeft w:val="640"/>
          <w:marRight w:val="0"/>
          <w:marTop w:val="0"/>
          <w:marBottom w:val="0"/>
          <w:divBdr>
            <w:top w:val="none" w:sz="0" w:space="0" w:color="auto"/>
            <w:left w:val="none" w:sz="0" w:space="0" w:color="auto"/>
            <w:bottom w:val="none" w:sz="0" w:space="0" w:color="auto"/>
            <w:right w:val="none" w:sz="0" w:space="0" w:color="auto"/>
          </w:divBdr>
        </w:div>
        <w:div w:id="1902210785">
          <w:marLeft w:val="640"/>
          <w:marRight w:val="0"/>
          <w:marTop w:val="0"/>
          <w:marBottom w:val="0"/>
          <w:divBdr>
            <w:top w:val="none" w:sz="0" w:space="0" w:color="auto"/>
            <w:left w:val="none" w:sz="0" w:space="0" w:color="auto"/>
            <w:bottom w:val="none" w:sz="0" w:space="0" w:color="auto"/>
            <w:right w:val="none" w:sz="0" w:space="0" w:color="auto"/>
          </w:divBdr>
        </w:div>
        <w:div w:id="1224366582">
          <w:marLeft w:val="640"/>
          <w:marRight w:val="0"/>
          <w:marTop w:val="0"/>
          <w:marBottom w:val="0"/>
          <w:divBdr>
            <w:top w:val="none" w:sz="0" w:space="0" w:color="auto"/>
            <w:left w:val="none" w:sz="0" w:space="0" w:color="auto"/>
            <w:bottom w:val="none" w:sz="0" w:space="0" w:color="auto"/>
            <w:right w:val="none" w:sz="0" w:space="0" w:color="auto"/>
          </w:divBdr>
        </w:div>
        <w:div w:id="1184051660">
          <w:marLeft w:val="640"/>
          <w:marRight w:val="0"/>
          <w:marTop w:val="0"/>
          <w:marBottom w:val="0"/>
          <w:divBdr>
            <w:top w:val="none" w:sz="0" w:space="0" w:color="auto"/>
            <w:left w:val="none" w:sz="0" w:space="0" w:color="auto"/>
            <w:bottom w:val="none" w:sz="0" w:space="0" w:color="auto"/>
            <w:right w:val="none" w:sz="0" w:space="0" w:color="auto"/>
          </w:divBdr>
        </w:div>
        <w:div w:id="1844474092">
          <w:marLeft w:val="640"/>
          <w:marRight w:val="0"/>
          <w:marTop w:val="0"/>
          <w:marBottom w:val="0"/>
          <w:divBdr>
            <w:top w:val="none" w:sz="0" w:space="0" w:color="auto"/>
            <w:left w:val="none" w:sz="0" w:space="0" w:color="auto"/>
            <w:bottom w:val="none" w:sz="0" w:space="0" w:color="auto"/>
            <w:right w:val="none" w:sz="0" w:space="0" w:color="auto"/>
          </w:divBdr>
        </w:div>
        <w:div w:id="1000892007">
          <w:marLeft w:val="640"/>
          <w:marRight w:val="0"/>
          <w:marTop w:val="0"/>
          <w:marBottom w:val="0"/>
          <w:divBdr>
            <w:top w:val="none" w:sz="0" w:space="0" w:color="auto"/>
            <w:left w:val="none" w:sz="0" w:space="0" w:color="auto"/>
            <w:bottom w:val="none" w:sz="0" w:space="0" w:color="auto"/>
            <w:right w:val="none" w:sz="0" w:space="0" w:color="auto"/>
          </w:divBdr>
        </w:div>
        <w:div w:id="539710797">
          <w:marLeft w:val="640"/>
          <w:marRight w:val="0"/>
          <w:marTop w:val="0"/>
          <w:marBottom w:val="0"/>
          <w:divBdr>
            <w:top w:val="none" w:sz="0" w:space="0" w:color="auto"/>
            <w:left w:val="none" w:sz="0" w:space="0" w:color="auto"/>
            <w:bottom w:val="none" w:sz="0" w:space="0" w:color="auto"/>
            <w:right w:val="none" w:sz="0" w:space="0" w:color="auto"/>
          </w:divBdr>
        </w:div>
      </w:divsChild>
    </w:div>
    <w:div w:id="88280876">
      <w:bodyDiv w:val="1"/>
      <w:marLeft w:val="0"/>
      <w:marRight w:val="0"/>
      <w:marTop w:val="0"/>
      <w:marBottom w:val="0"/>
      <w:divBdr>
        <w:top w:val="none" w:sz="0" w:space="0" w:color="auto"/>
        <w:left w:val="none" w:sz="0" w:space="0" w:color="auto"/>
        <w:bottom w:val="none" w:sz="0" w:space="0" w:color="auto"/>
        <w:right w:val="none" w:sz="0" w:space="0" w:color="auto"/>
      </w:divBdr>
      <w:divsChild>
        <w:div w:id="865411407">
          <w:marLeft w:val="640"/>
          <w:marRight w:val="0"/>
          <w:marTop w:val="0"/>
          <w:marBottom w:val="0"/>
          <w:divBdr>
            <w:top w:val="none" w:sz="0" w:space="0" w:color="auto"/>
            <w:left w:val="none" w:sz="0" w:space="0" w:color="auto"/>
            <w:bottom w:val="none" w:sz="0" w:space="0" w:color="auto"/>
            <w:right w:val="none" w:sz="0" w:space="0" w:color="auto"/>
          </w:divBdr>
        </w:div>
        <w:div w:id="1400446355">
          <w:marLeft w:val="640"/>
          <w:marRight w:val="0"/>
          <w:marTop w:val="0"/>
          <w:marBottom w:val="0"/>
          <w:divBdr>
            <w:top w:val="none" w:sz="0" w:space="0" w:color="auto"/>
            <w:left w:val="none" w:sz="0" w:space="0" w:color="auto"/>
            <w:bottom w:val="none" w:sz="0" w:space="0" w:color="auto"/>
            <w:right w:val="none" w:sz="0" w:space="0" w:color="auto"/>
          </w:divBdr>
        </w:div>
        <w:div w:id="824392072">
          <w:marLeft w:val="640"/>
          <w:marRight w:val="0"/>
          <w:marTop w:val="0"/>
          <w:marBottom w:val="0"/>
          <w:divBdr>
            <w:top w:val="none" w:sz="0" w:space="0" w:color="auto"/>
            <w:left w:val="none" w:sz="0" w:space="0" w:color="auto"/>
            <w:bottom w:val="none" w:sz="0" w:space="0" w:color="auto"/>
            <w:right w:val="none" w:sz="0" w:space="0" w:color="auto"/>
          </w:divBdr>
        </w:div>
        <w:div w:id="633750711">
          <w:marLeft w:val="640"/>
          <w:marRight w:val="0"/>
          <w:marTop w:val="0"/>
          <w:marBottom w:val="0"/>
          <w:divBdr>
            <w:top w:val="none" w:sz="0" w:space="0" w:color="auto"/>
            <w:left w:val="none" w:sz="0" w:space="0" w:color="auto"/>
            <w:bottom w:val="none" w:sz="0" w:space="0" w:color="auto"/>
            <w:right w:val="none" w:sz="0" w:space="0" w:color="auto"/>
          </w:divBdr>
        </w:div>
        <w:div w:id="1315328722">
          <w:marLeft w:val="640"/>
          <w:marRight w:val="0"/>
          <w:marTop w:val="0"/>
          <w:marBottom w:val="0"/>
          <w:divBdr>
            <w:top w:val="none" w:sz="0" w:space="0" w:color="auto"/>
            <w:left w:val="none" w:sz="0" w:space="0" w:color="auto"/>
            <w:bottom w:val="none" w:sz="0" w:space="0" w:color="auto"/>
            <w:right w:val="none" w:sz="0" w:space="0" w:color="auto"/>
          </w:divBdr>
        </w:div>
        <w:div w:id="1368721429">
          <w:marLeft w:val="640"/>
          <w:marRight w:val="0"/>
          <w:marTop w:val="0"/>
          <w:marBottom w:val="0"/>
          <w:divBdr>
            <w:top w:val="none" w:sz="0" w:space="0" w:color="auto"/>
            <w:left w:val="none" w:sz="0" w:space="0" w:color="auto"/>
            <w:bottom w:val="none" w:sz="0" w:space="0" w:color="auto"/>
            <w:right w:val="none" w:sz="0" w:space="0" w:color="auto"/>
          </w:divBdr>
        </w:div>
        <w:div w:id="285814368">
          <w:marLeft w:val="640"/>
          <w:marRight w:val="0"/>
          <w:marTop w:val="0"/>
          <w:marBottom w:val="0"/>
          <w:divBdr>
            <w:top w:val="none" w:sz="0" w:space="0" w:color="auto"/>
            <w:left w:val="none" w:sz="0" w:space="0" w:color="auto"/>
            <w:bottom w:val="none" w:sz="0" w:space="0" w:color="auto"/>
            <w:right w:val="none" w:sz="0" w:space="0" w:color="auto"/>
          </w:divBdr>
        </w:div>
        <w:div w:id="694307318">
          <w:marLeft w:val="640"/>
          <w:marRight w:val="0"/>
          <w:marTop w:val="0"/>
          <w:marBottom w:val="0"/>
          <w:divBdr>
            <w:top w:val="none" w:sz="0" w:space="0" w:color="auto"/>
            <w:left w:val="none" w:sz="0" w:space="0" w:color="auto"/>
            <w:bottom w:val="none" w:sz="0" w:space="0" w:color="auto"/>
            <w:right w:val="none" w:sz="0" w:space="0" w:color="auto"/>
          </w:divBdr>
        </w:div>
        <w:div w:id="2033652976">
          <w:marLeft w:val="640"/>
          <w:marRight w:val="0"/>
          <w:marTop w:val="0"/>
          <w:marBottom w:val="0"/>
          <w:divBdr>
            <w:top w:val="none" w:sz="0" w:space="0" w:color="auto"/>
            <w:left w:val="none" w:sz="0" w:space="0" w:color="auto"/>
            <w:bottom w:val="none" w:sz="0" w:space="0" w:color="auto"/>
            <w:right w:val="none" w:sz="0" w:space="0" w:color="auto"/>
          </w:divBdr>
        </w:div>
        <w:div w:id="1024477851">
          <w:marLeft w:val="640"/>
          <w:marRight w:val="0"/>
          <w:marTop w:val="0"/>
          <w:marBottom w:val="0"/>
          <w:divBdr>
            <w:top w:val="none" w:sz="0" w:space="0" w:color="auto"/>
            <w:left w:val="none" w:sz="0" w:space="0" w:color="auto"/>
            <w:bottom w:val="none" w:sz="0" w:space="0" w:color="auto"/>
            <w:right w:val="none" w:sz="0" w:space="0" w:color="auto"/>
          </w:divBdr>
        </w:div>
        <w:div w:id="722562179">
          <w:marLeft w:val="640"/>
          <w:marRight w:val="0"/>
          <w:marTop w:val="0"/>
          <w:marBottom w:val="0"/>
          <w:divBdr>
            <w:top w:val="none" w:sz="0" w:space="0" w:color="auto"/>
            <w:left w:val="none" w:sz="0" w:space="0" w:color="auto"/>
            <w:bottom w:val="none" w:sz="0" w:space="0" w:color="auto"/>
            <w:right w:val="none" w:sz="0" w:space="0" w:color="auto"/>
          </w:divBdr>
        </w:div>
        <w:div w:id="421993760">
          <w:marLeft w:val="640"/>
          <w:marRight w:val="0"/>
          <w:marTop w:val="0"/>
          <w:marBottom w:val="0"/>
          <w:divBdr>
            <w:top w:val="none" w:sz="0" w:space="0" w:color="auto"/>
            <w:left w:val="none" w:sz="0" w:space="0" w:color="auto"/>
            <w:bottom w:val="none" w:sz="0" w:space="0" w:color="auto"/>
            <w:right w:val="none" w:sz="0" w:space="0" w:color="auto"/>
          </w:divBdr>
        </w:div>
        <w:div w:id="2010981130">
          <w:marLeft w:val="640"/>
          <w:marRight w:val="0"/>
          <w:marTop w:val="0"/>
          <w:marBottom w:val="0"/>
          <w:divBdr>
            <w:top w:val="none" w:sz="0" w:space="0" w:color="auto"/>
            <w:left w:val="none" w:sz="0" w:space="0" w:color="auto"/>
            <w:bottom w:val="none" w:sz="0" w:space="0" w:color="auto"/>
            <w:right w:val="none" w:sz="0" w:space="0" w:color="auto"/>
          </w:divBdr>
        </w:div>
        <w:div w:id="1338534681">
          <w:marLeft w:val="640"/>
          <w:marRight w:val="0"/>
          <w:marTop w:val="0"/>
          <w:marBottom w:val="0"/>
          <w:divBdr>
            <w:top w:val="none" w:sz="0" w:space="0" w:color="auto"/>
            <w:left w:val="none" w:sz="0" w:space="0" w:color="auto"/>
            <w:bottom w:val="none" w:sz="0" w:space="0" w:color="auto"/>
            <w:right w:val="none" w:sz="0" w:space="0" w:color="auto"/>
          </w:divBdr>
        </w:div>
        <w:div w:id="1142117130">
          <w:marLeft w:val="640"/>
          <w:marRight w:val="0"/>
          <w:marTop w:val="0"/>
          <w:marBottom w:val="0"/>
          <w:divBdr>
            <w:top w:val="none" w:sz="0" w:space="0" w:color="auto"/>
            <w:left w:val="none" w:sz="0" w:space="0" w:color="auto"/>
            <w:bottom w:val="none" w:sz="0" w:space="0" w:color="auto"/>
            <w:right w:val="none" w:sz="0" w:space="0" w:color="auto"/>
          </w:divBdr>
        </w:div>
        <w:div w:id="884365088">
          <w:marLeft w:val="640"/>
          <w:marRight w:val="0"/>
          <w:marTop w:val="0"/>
          <w:marBottom w:val="0"/>
          <w:divBdr>
            <w:top w:val="none" w:sz="0" w:space="0" w:color="auto"/>
            <w:left w:val="none" w:sz="0" w:space="0" w:color="auto"/>
            <w:bottom w:val="none" w:sz="0" w:space="0" w:color="auto"/>
            <w:right w:val="none" w:sz="0" w:space="0" w:color="auto"/>
          </w:divBdr>
        </w:div>
        <w:div w:id="324430779">
          <w:marLeft w:val="640"/>
          <w:marRight w:val="0"/>
          <w:marTop w:val="0"/>
          <w:marBottom w:val="0"/>
          <w:divBdr>
            <w:top w:val="none" w:sz="0" w:space="0" w:color="auto"/>
            <w:left w:val="none" w:sz="0" w:space="0" w:color="auto"/>
            <w:bottom w:val="none" w:sz="0" w:space="0" w:color="auto"/>
            <w:right w:val="none" w:sz="0" w:space="0" w:color="auto"/>
          </w:divBdr>
        </w:div>
        <w:div w:id="304360180">
          <w:marLeft w:val="640"/>
          <w:marRight w:val="0"/>
          <w:marTop w:val="0"/>
          <w:marBottom w:val="0"/>
          <w:divBdr>
            <w:top w:val="none" w:sz="0" w:space="0" w:color="auto"/>
            <w:left w:val="none" w:sz="0" w:space="0" w:color="auto"/>
            <w:bottom w:val="none" w:sz="0" w:space="0" w:color="auto"/>
            <w:right w:val="none" w:sz="0" w:space="0" w:color="auto"/>
          </w:divBdr>
        </w:div>
        <w:div w:id="1734352136">
          <w:marLeft w:val="640"/>
          <w:marRight w:val="0"/>
          <w:marTop w:val="0"/>
          <w:marBottom w:val="0"/>
          <w:divBdr>
            <w:top w:val="none" w:sz="0" w:space="0" w:color="auto"/>
            <w:left w:val="none" w:sz="0" w:space="0" w:color="auto"/>
            <w:bottom w:val="none" w:sz="0" w:space="0" w:color="auto"/>
            <w:right w:val="none" w:sz="0" w:space="0" w:color="auto"/>
          </w:divBdr>
        </w:div>
        <w:div w:id="1348144078">
          <w:marLeft w:val="640"/>
          <w:marRight w:val="0"/>
          <w:marTop w:val="0"/>
          <w:marBottom w:val="0"/>
          <w:divBdr>
            <w:top w:val="none" w:sz="0" w:space="0" w:color="auto"/>
            <w:left w:val="none" w:sz="0" w:space="0" w:color="auto"/>
            <w:bottom w:val="none" w:sz="0" w:space="0" w:color="auto"/>
            <w:right w:val="none" w:sz="0" w:space="0" w:color="auto"/>
          </w:divBdr>
        </w:div>
        <w:div w:id="1477378378">
          <w:marLeft w:val="640"/>
          <w:marRight w:val="0"/>
          <w:marTop w:val="0"/>
          <w:marBottom w:val="0"/>
          <w:divBdr>
            <w:top w:val="none" w:sz="0" w:space="0" w:color="auto"/>
            <w:left w:val="none" w:sz="0" w:space="0" w:color="auto"/>
            <w:bottom w:val="none" w:sz="0" w:space="0" w:color="auto"/>
            <w:right w:val="none" w:sz="0" w:space="0" w:color="auto"/>
          </w:divBdr>
        </w:div>
        <w:div w:id="184491177">
          <w:marLeft w:val="640"/>
          <w:marRight w:val="0"/>
          <w:marTop w:val="0"/>
          <w:marBottom w:val="0"/>
          <w:divBdr>
            <w:top w:val="none" w:sz="0" w:space="0" w:color="auto"/>
            <w:left w:val="none" w:sz="0" w:space="0" w:color="auto"/>
            <w:bottom w:val="none" w:sz="0" w:space="0" w:color="auto"/>
            <w:right w:val="none" w:sz="0" w:space="0" w:color="auto"/>
          </w:divBdr>
        </w:div>
      </w:divsChild>
    </w:div>
    <w:div w:id="93407902">
      <w:bodyDiv w:val="1"/>
      <w:marLeft w:val="0"/>
      <w:marRight w:val="0"/>
      <w:marTop w:val="0"/>
      <w:marBottom w:val="0"/>
      <w:divBdr>
        <w:top w:val="none" w:sz="0" w:space="0" w:color="auto"/>
        <w:left w:val="none" w:sz="0" w:space="0" w:color="auto"/>
        <w:bottom w:val="none" w:sz="0" w:space="0" w:color="auto"/>
        <w:right w:val="none" w:sz="0" w:space="0" w:color="auto"/>
      </w:divBdr>
      <w:divsChild>
        <w:div w:id="887180787">
          <w:marLeft w:val="640"/>
          <w:marRight w:val="0"/>
          <w:marTop w:val="0"/>
          <w:marBottom w:val="0"/>
          <w:divBdr>
            <w:top w:val="none" w:sz="0" w:space="0" w:color="auto"/>
            <w:left w:val="none" w:sz="0" w:space="0" w:color="auto"/>
            <w:bottom w:val="none" w:sz="0" w:space="0" w:color="auto"/>
            <w:right w:val="none" w:sz="0" w:space="0" w:color="auto"/>
          </w:divBdr>
        </w:div>
        <w:div w:id="274488024">
          <w:marLeft w:val="640"/>
          <w:marRight w:val="0"/>
          <w:marTop w:val="0"/>
          <w:marBottom w:val="0"/>
          <w:divBdr>
            <w:top w:val="none" w:sz="0" w:space="0" w:color="auto"/>
            <w:left w:val="none" w:sz="0" w:space="0" w:color="auto"/>
            <w:bottom w:val="none" w:sz="0" w:space="0" w:color="auto"/>
            <w:right w:val="none" w:sz="0" w:space="0" w:color="auto"/>
          </w:divBdr>
        </w:div>
        <w:div w:id="1014648069">
          <w:marLeft w:val="640"/>
          <w:marRight w:val="0"/>
          <w:marTop w:val="0"/>
          <w:marBottom w:val="0"/>
          <w:divBdr>
            <w:top w:val="none" w:sz="0" w:space="0" w:color="auto"/>
            <w:left w:val="none" w:sz="0" w:space="0" w:color="auto"/>
            <w:bottom w:val="none" w:sz="0" w:space="0" w:color="auto"/>
            <w:right w:val="none" w:sz="0" w:space="0" w:color="auto"/>
          </w:divBdr>
        </w:div>
        <w:div w:id="1557158440">
          <w:marLeft w:val="640"/>
          <w:marRight w:val="0"/>
          <w:marTop w:val="0"/>
          <w:marBottom w:val="0"/>
          <w:divBdr>
            <w:top w:val="none" w:sz="0" w:space="0" w:color="auto"/>
            <w:left w:val="none" w:sz="0" w:space="0" w:color="auto"/>
            <w:bottom w:val="none" w:sz="0" w:space="0" w:color="auto"/>
            <w:right w:val="none" w:sz="0" w:space="0" w:color="auto"/>
          </w:divBdr>
        </w:div>
        <w:div w:id="1624846592">
          <w:marLeft w:val="640"/>
          <w:marRight w:val="0"/>
          <w:marTop w:val="0"/>
          <w:marBottom w:val="0"/>
          <w:divBdr>
            <w:top w:val="none" w:sz="0" w:space="0" w:color="auto"/>
            <w:left w:val="none" w:sz="0" w:space="0" w:color="auto"/>
            <w:bottom w:val="none" w:sz="0" w:space="0" w:color="auto"/>
            <w:right w:val="none" w:sz="0" w:space="0" w:color="auto"/>
          </w:divBdr>
        </w:div>
        <w:div w:id="1800030124">
          <w:marLeft w:val="640"/>
          <w:marRight w:val="0"/>
          <w:marTop w:val="0"/>
          <w:marBottom w:val="0"/>
          <w:divBdr>
            <w:top w:val="none" w:sz="0" w:space="0" w:color="auto"/>
            <w:left w:val="none" w:sz="0" w:space="0" w:color="auto"/>
            <w:bottom w:val="none" w:sz="0" w:space="0" w:color="auto"/>
            <w:right w:val="none" w:sz="0" w:space="0" w:color="auto"/>
          </w:divBdr>
        </w:div>
        <w:div w:id="779372414">
          <w:marLeft w:val="640"/>
          <w:marRight w:val="0"/>
          <w:marTop w:val="0"/>
          <w:marBottom w:val="0"/>
          <w:divBdr>
            <w:top w:val="none" w:sz="0" w:space="0" w:color="auto"/>
            <w:left w:val="none" w:sz="0" w:space="0" w:color="auto"/>
            <w:bottom w:val="none" w:sz="0" w:space="0" w:color="auto"/>
            <w:right w:val="none" w:sz="0" w:space="0" w:color="auto"/>
          </w:divBdr>
        </w:div>
        <w:div w:id="1034965472">
          <w:marLeft w:val="640"/>
          <w:marRight w:val="0"/>
          <w:marTop w:val="0"/>
          <w:marBottom w:val="0"/>
          <w:divBdr>
            <w:top w:val="none" w:sz="0" w:space="0" w:color="auto"/>
            <w:left w:val="none" w:sz="0" w:space="0" w:color="auto"/>
            <w:bottom w:val="none" w:sz="0" w:space="0" w:color="auto"/>
            <w:right w:val="none" w:sz="0" w:space="0" w:color="auto"/>
          </w:divBdr>
        </w:div>
        <w:div w:id="269704336">
          <w:marLeft w:val="640"/>
          <w:marRight w:val="0"/>
          <w:marTop w:val="0"/>
          <w:marBottom w:val="0"/>
          <w:divBdr>
            <w:top w:val="none" w:sz="0" w:space="0" w:color="auto"/>
            <w:left w:val="none" w:sz="0" w:space="0" w:color="auto"/>
            <w:bottom w:val="none" w:sz="0" w:space="0" w:color="auto"/>
            <w:right w:val="none" w:sz="0" w:space="0" w:color="auto"/>
          </w:divBdr>
        </w:div>
        <w:div w:id="805583142">
          <w:marLeft w:val="640"/>
          <w:marRight w:val="0"/>
          <w:marTop w:val="0"/>
          <w:marBottom w:val="0"/>
          <w:divBdr>
            <w:top w:val="none" w:sz="0" w:space="0" w:color="auto"/>
            <w:left w:val="none" w:sz="0" w:space="0" w:color="auto"/>
            <w:bottom w:val="none" w:sz="0" w:space="0" w:color="auto"/>
            <w:right w:val="none" w:sz="0" w:space="0" w:color="auto"/>
          </w:divBdr>
        </w:div>
      </w:divsChild>
    </w:div>
    <w:div w:id="112402086">
      <w:bodyDiv w:val="1"/>
      <w:marLeft w:val="0"/>
      <w:marRight w:val="0"/>
      <w:marTop w:val="0"/>
      <w:marBottom w:val="0"/>
      <w:divBdr>
        <w:top w:val="none" w:sz="0" w:space="0" w:color="auto"/>
        <w:left w:val="none" w:sz="0" w:space="0" w:color="auto"/>
        <w:bottom w:val="none" w:sz="0" w:space="0" w:color="auto"/>
        <w:right w:val="none" w:sz="0" w:space="0" w:color="auto"/>
      </w:divBdr>
      <w:divsChild>
        <w:div w:id="983122580">
          <w:marLeft w:val="640"/>
          <w:marRight w:val="0"/>
          <w:marTop w:val="0"/>
          <w:marBottom w:val="0"/>
          <w:divBdr>
            <w:top w:val="none" w:sz="0" w:space="0" w:color="auto"/>
            <w:left w:val="none" w:sz="0" w:space="0" w:color="auto"/>
            <w:bottom w:val="none" w:sz="0" w:space="0" w:color="auto"/>
            <w:right w:val="none" w:sz="0" w:space="0" w:color="auto"/>
          </w:divBdr>
        </w:div>
        <w:div w:id="1251742172">
          <w:marLeft w:val="640"/>
          <w:marRight w:val="0"/>
          <w:marTop w:val="0"/>
          <w:marBottom w:val="0"/>
          <w:divBdr>
            <w:top w:val="none" w:sz="0" w:space="0" w:color="auto"/>
            <w:left w:val="none" w:sz="0" w:space="0" w:color="auto"/>
            <w:bottom w:val="none" w:sz="0" w:space="0" w:color="auto"/>
            <w:right w:val="none" w:sz="0" w:space="0" w:color="auto"/>
          </w:divBdr>
        </w:div>
        <w:div w:id="530461960">
          <w:marLeft w:val="640"/>
          <w:marRight w:val="0"/>
          <w:marTop w:val="0"/>
          <w:marBottom w:val="0"/>
          <w:divBdr>
            <w:top w:val="none" w:sz="0" w:space="0" w:color="auto"/>
            <w:left w:val="none" w:sz="0" w:space="0" w:color="auto"/>
            <w:bottom w:val="none" w:sz="0" w:space="0" w:color="auto"/>
            <w:right w:val="none" w:sz="0" w:space="0" w:color="auto"/>
          </w:divBdr>
        </w:div>
        <w:div w:id="354696575">
          <w:marLeft w:val="640"/>
          <w:marRight w:val="0"/>
          <w:marTop w:val="0"/>
          <w:marBottom w:val="0"/>
          <w:divBdr>
            <w:top w:val="none" w:sz="0" w:space="0" w:color="auto"/>
            <w:left w:val="none" w:sz="0" w:space="0" w:color="auto"/>
            <w:bottom w:val="none" w:sz="0" w:space="0" w:color="auto"/>
            <w:right w:val="none" w:sz="0" w:space="0" w:color="auto"/>
          </w:divBdr>
        </w:div>
        <w:div w:id="1172645675">
          <w:marLeft w:val="640"/>
          <w:marRight w:val="0"/>
          <w:marTop w:val="0"/>
          <w:marBottom w:val="0"/>
          <w:divBdr>
            <w:top w:val="none" w:sz="0" w:space="0" w:color="auto"/>
            <w:left w:val="none" w:sz="0" w:space="0" w:color="auto"/>
            <w:bottom w:val="none" w:sz="0" w:space="0" w:color="auto"/>
            <w:right w:val="none" w:sz="0" w:space="0" w:color="auto"/>
          </w:divBdr>
        </w:div>
        <w:div w:id="808519663">
          <w:marLeft w:val="640"/>
          <w:marRight w:val="0"/>
          <w:marTop w:val="0"/>
          <w:marBottom w:val="0"/>
          <w:divBdr>
            <w:top w:val="none" w:sz="0" w:space="0" w:color="auto"/>
            <w:left w:val="none" w:sz="0" w:space="0" w:color="auto"/>
            <w:bottom w:val="none" w:sz="0" w:space="0" w:color="auto"/>
            <w:right w:val="none" w:sz="0" w:space="0" w:color="auto"/>
          </w:divBdr>
        </w:div>
        <w:div w:id="1656839027">
          <w:marLeft w:val="640"/>
          <w:marRight w:val="0"/>
          <w:marTop w:val="0"/>
          <w:marBottom w:val="0"/>
          <w:divBdr>
            <w:top w:val="none" w:sz="0" w:space="0" w:color="auto"/>
            <w:left w:val="none" w:sz="0" w:space="0" w:color="auto"/>
            <w:bottom w:val="none" w:sz="0" w:space="0" w:color="auto"/>
            <w:right w:val="none" w:sz="0" w:space="0" w:color="auto"/>
          </w:divBdr>
        </w:div>
        <w:div w:id="2089574605">
          <w:marLeft w:val="640"/>
          <w:marRight w:val="0"/>
          <w:marTop w:val="0"/>
          <w:marBottom w:val="0"/>
          <w:divBdr>
            <w:top w:val="none" w:sz="0" w:space="0" w:color="auto"/>
            <w:left w:val="none" w:sz="0" w:space="0" w:color="auto"/>
            <w:bottom w:val="none" w:sz="0" w:space="0" w:color="auto"/>
            <w:right w:val="none" w:sz="0" w:space="0" w:color="auto"/>
          </w:divBdr>
        </w:div>
        <w:div w:id="957418186">
          <w:marLeft w:val="640"/>
          <w:marRight w:val="0"/>
          <w:marTop w:val="0"/>
          <w:marBottom w:val="0"/>
          <w:divBdr>
            <w:top w:val="none" w:sz="0" w:space="0" w:color="auto"/>
            <w:left w:val="none" w:sz="0" w:space="0" w:color="auto"/>
            <w:bottom w:val="none" w:sz="0" w:space="0" w:color="auto"/>
            <w:right w:val="none" w:sz="0" w:space="0" w:color="auto"/>
          </w:divBdr>
        </w:div>
        <w:div w:id="2079279003">
          <w:marLeft w:val="640"/>
          <w:marRight w:val="0"/>
          <w:marTop w:val="0"/>
          <w:marBottom w:val="0"/>
          <w:divBdr>
            <w:top w:val="none" w:sz="0" w:space="0" w:color="auto"/>
            <w:left w:val="none" w:sz="0" w:space="0" w:color="auto"/>
            <w:bottom w:val="none" w:sz="0" w:space="0" w:color="auto"/>
            <w:right w:val="none" w:sz="0" w:space="0" w:color="auto"/>
          </w:divBdr>
        </w:div>
        <w:div w:id="482812917">
          <w:marLeft w:val="640"/>
          <w:marRight w:val="0"/>
          <w:marTop w:val="0"/>
          <w:marBottom w:val="0"/>
          <w:divBdr>
            <w:top w:val="none" w:sz="0" w:space="0" w:color="auto"/>
            <w:left w:val="none" w:sz="0" w:space="0" w:color="auto"/>
            <w:bottom w:val="none" w:sz="0" w:space="0" w:color="auto"/>
            <w:right w:val="none" w:sz="0" w:space="0" w:color="auto"/>
          </w:divBdr>
        </w:div>
        <w:div w:id="70204854">
          <w:marLeft w:val="640"/>
          <w:marRight w:val="0"/>
          <w:marTop w:val="0"/>
          <w:marBottom w:val="0"/>
          <w:divBdr>
            <w:top w:val="none" w:sz="0" w:space="0" w:color="auto"/>
            <w:left w:val="none" w:sz="0" w:space="0" w:color="auto"/>
            <w:bottom w:val="none" w:sz="0" w:space="0" w:color="auto"/>
            <w:right w:val="none" w:sz="0" w:space="0" w:color="auto"/>
          </w:divBdr>
        </w:div>
        <w:div w:id="220756562">
          <w:marLeft w:val="640"/>
          <w:marRight w:val="0"/>
          <w:marTop w:val="0"/>
          <w:marBottom w:val="0"/>
          <w:divBdr>
            <w:top w:val="none" w:sz="0" w:space="0" w:color="auto"/>
            <w:left w:val="none" w:sz="0" w:space="0" w:color="auto"/>
            <w:bottom w:val="none" w:sz="0" w:space="0" w:color="auto"/>
            <w:right w:val="none" w:sz="0" w:space="0" w:color="auto"/>
          </w:divBdr>
        </w:div>
        <w:div w:id="1523981040">
          <w:marLeft w:val="640"/>
          <w:marRight w:val="0"/>
          <w:marTop w:val="0"/>
          <w:marBottom w:val="0"/>
          <w:divBdr>
            <w:top w:val="none" w:sz="0" w:space="0" w:color="auto"/>
            <w:left w:val="none" w:sz="0" w:space="0" w:color="auto"/>
            <w:bottom w:val="none" w:sz="0" w:space="0" w:color="auto"/>
            <w:right w:val="none" w:sz="0" w:space="0" w:color="auto"/>
          </w:divBdr>
        </w:div>
        <w:div w:id="142091743">
          <w:marLeft w:val="640"/>
          <w:marRight w:val="0"/>
          <w:marTop w:val="0"/>
          <w:marBottom w:val="0"/>
          <w:divBdr>
            <w:top w:val="none" w:sz="0" w:space="0" w:color="auto"/>
            <w:left w:val="none" w:sz="0" w:space="0" w:color="auto"/>
            <w:bottom w:val="none" w:sz="0" w:space="0" w:color="auto"/>
            <w:right w:val="none" w:sz="0" w:space="0" w:color="auto"/>
          </w:divBdr>
        </w:div>
        <w:div w:id="1978222761">
          <w:marLeft w:val="640"/>
          <w:marRight w:val="0"/>
          <w:marTop w:val="0"/>
          <w:marBottom w:val="0"/>
          <w:divBdr>
            <w:top w:val="none" w:sz="0" w:space="0" w:color="auto"/>
            <w:left w:val="none" w:sz="0" w:space="0" w:color="auto"/>
            <w:bottom w:val="none" w:sz="0" w:space="0" w:color="auto"/>
            <w:right w:val="none" w:sz="0" w:space="0" w:color="auto"/>
          </w:divBdr>
        </w:div>
        <w:div w:id="337083154">
          <w:marLeft w:val="640"/>
          <w:marRight w:val="0"/>
          <w:marTop w:val="0"/>
          <w:marBottom w:val="0"/>
          <w:divBdr>
            <w:top w:val="none" w:sz="0" w:space="0" w:color="auto"/>
            <w:left w:val="none" w:sz="0" w:space="0" w:color="auto"/>
            <w:bottom w:val="none" w:sz="0" w:space="0" w:color="auto"/>
            <w:right w:val="none" w:sz="0" w:space="0" w:color="auto"/>
          </w:divBdr>
        </w:div>
      </w:divsChild>
    </w:div>
    <w:div w:id="133571096">
      <w:bodyDiv w:val="1"/>
      <w:marLeft w:val="0"/>
      <w:marRight w:val="0"/>
      <w:marTop w:val="0"/>
      <w:marBottom w:val="0"/>
      <w:divBdr>
        <w:top w:val="none" w:sz="0" w:space="0" w:color="auto"/>
        <w:left w:val="none" w:sz="0" w:space="0" w:color="auto"/>
        <w:bottom w:val="none" w:sz="0" w:space="0" w:color="auto"/>
        <w:right w:val="none" w:sz="0" w:space="0" w:color="auto"/>
      </w:divBdr>
      <w:divsChild>
        <w:div w:id="931429443">
          <w:marLeft w:val="640"/>
          <w:marRight w:val="0"/>
          <w:marTop w:val="0"/>
          <w:marBottom w:val="0"/>
          <w:divBdr>
            <w:top w:val="none" w:sz="0" w:space="0" w:color="auto"/>
            <w:left w:val="none" w:sz="0" w:space="0" w:color="auto"/>
            <w:bottom w:val="none" w:sz="0" w:space="0" w:color="auto"/>
            <w:right w:val="none" w:sz="0" w:space="0" w:color="auto"/>
          </w:divBdr>
        </w:div>
        <w:div w:id="861630184">
          <w:marLeft w:val="640"/>
          <w:marRight w:val="0"/>
          <w:marTop w:val="0"/>
          <w:marBottom w:val="0"/>
          <w:divBdr>
            <w:top w:val="none" w:sz="0" w:space="0" w:color="auto"/>
            <w:left w:val="none" w:sz="0" w:space="0" w:color="auto"/>
            <w:bottom w:val="none" w:sz="0" w:space="0" w:color="auto"/>
            <w:right w:val="none" w:sz="0" w:space="0" w:color="auto"/>
          </w:divBdr>
        </w:div>
        <w:div w:id="1950895882">
          <w:marLeft w:val="640"/>
          <w:marRight w:val="0"/>
          <w:marTop w:val="0"/>
          <w:marBottom w:val="0"/>
          <w:divBdr>
            <w:top w:val="none" w:sz="0" w:space="0" w:color="auto"/>
            <w:left w:val="none" w:sz="0" w:space="0" w:color="auto"/>
            <w:bottom w:val="none" w:sz="0" w:space="0" w:color="auto"/>
            <w:right w:val="none" w:sz="0" w:space="0" w:color="auto"/>
          </w:divBdr>
        </w:div>
        <w:div w:id="1165048911">
          <w:marLeft w:val="640"/>
          <w:marRight w:val="0"/>
          <w:marTop w:val="0"/>
          <w:marBottom w:val="0"/>
          <w:divBdr>
            <w:top w:val="none" w:sz="0" w:space="0" w:color="auto"/>
            <w:left w:val="none" w:sz="0" w:space="0" w:color="auto"/>
            <w:bottom w:val="none" w:sz="0" w:space="0" w:color="auto"/>
            <w:right w:val="none" w:sz="0" w:space="0" w:color="auto"/>
          </w:divBdr>
        </w:div>
        <w:div w:id="1016032311">
          <w:marLeft w:val="640"/>
          <w:marRight w:val="0"/>
          <w:marTop w:val="0"/>
          <w:marBottom w:val="0"/>
          <w:divBdr>
            <w:top w:val="none" w:sz="0" w:space="0" w:color="auto"/>
            <w:left w:val="none" w:sz="0" w:space="0" w:color="auto"/>
            <w:bottom w:val="none" w:sz="0" w:space="0" w:color="auto"/>
            <w:right w:val="none" w:sz="0" w:space="0" w:color="auto"/>
          </w:divBdr>
        </w:div>
        <w:div w:id="833496523">
          <w:marLeft w:val="640"/>
          <w:marRight w:val="0"/>
          <w:marTop w:val="0"/>
          <w:marBottom w:val="0"/>
          <w:divBdr>
            <w:top w:val="none" w:sz="0" w:space="0" w:color="auto"/>
            <w:left w:val="none" w:sz="0" w:space="0" w:color="auto"/>
            <w:bottom w:val="none" w:sz="0" w:space="0" w:color="auto"/>
            <w:right w:val="none" w:sz="0" w:space="0" w:color="auto"/>
          </w:divBdr>
        </w:div>
        <w:div w:id="1848906222">
          <w:marLeft w:val="640"/>
          <w:marRight w:val="0"/>
          <w:marTop w:val="0"/>
          <w:marBottom w:val="0"/>
          <w:divBdr>
            <w:top w:val="none" w:sz="0" w:space="0" w:color="auto"/>
            <w:left w:val="none" w:sz="0" w:space="0" w:color="auto"/>
            <w:bottom w:val="none" w:sz="0" w:space="0" w:color="auto"/>
            <w:right w:val="none" w:sz="0" w:space="0" w:color="auto"/>
          </w:divBdr>
        </w:div>
        <w:div w:id="1826780127">
          <w:marLeft w:val="640"/>
          <w:marRight w:val="0"/>
          <w:marTop w:val="0"/>
          <w:marBottom w:val="0"/>
          <w:divBdr>
            <w:top w:val="none" w:sz="0" w:space="0" w:color="auto"/>
            <w:left w:val="none" w:sz="0" w:space="0" w:color="auto"/>
            <w:bottom w:val="none" w:sz="0" w:space="0" w:color="auto"/>
            <w:right w:val="none" w:sz="0" w:space="0" w:color="auto"/>
          </w:divBdr>
        </w:div>
        <w:div w:id="1421759480">
          <w:marLeft w:val="640"/>
          <w:marRight w:val="0"/>
          <w:marTop w:val="0"/>
          <w:marBottom w:val="0"/>
          <w:divBdr>
            <w:top w:val="none" w:sz="0" w:space="0" w:color="auto"/>
            <w:left w:val="none" w:sz="0" w:space="0" w:color="auto"/>
            <w:bottom w:val="none" w:sz="0" w:space="0" w:color="auto"/>
            <w:right w:val="none" w:sz="0" w:space="0" w:color="auto"/>
          </w:divBdr>
        </w:div>
        <w:div w:id="60521112">
          <w:marLeft w:val="640"/>
          <w:marRight w:val="0"/>
          <w:marTop w:val="0"/>
          <w:marBottom w:val="0"/>
          <w:divBdr>
            <w:top w:val="none" w:sz="0" w:space="0" w:color="auto"/>
            <w:left w:val="none" w:sz="0" w:space="0" w:color="auto"/>
            <w:bottom w:val="none" w:sz="0" w:space="0" w:color="auto"/>
            <w:right w:val="none" w:sz="0" w:space="0" w:color="auto"/>
          </w:divBdr>
        </w:div>
        <w:div w:id="1372147132">
          <w:marLeft w:val="640"/>
          <w:marRight w:val="0"/>
          <w:marTop w:val="0"/>
          <w:marBottom w:val="0"/>
          <w:divBdr>
            <w:top w:val="none" w:sz="0" w:space="0" w:color="auto"/>
            <w:left w:val="none" w:sz="0" w:space="0" w:color="auto"/>
            <w:bottom w:val="none" w:sz="0" w:space="0" w:color="auto"/>
            <w:right w:val="none" w:sz="0" w:space="0" w:color="auto"/>
          </w:divBdr>
        </w:div>
        <w:div w:id="1161703364">
          <w:marLeft w:val="640"/>
          <w:marRight w:val="0"/>
          <w:marTop w:val="0"/>
          <w:marBottom w:val="0"/>
          <w:divBdr>
            <w:top w:val="none" w:sz="0" w:space="0" w:color="auto"/>
            <w:left w:val="none" w:sz="0" w:space="0" w:color="auto"/>
            <w:bottom w:val="none" w:sz="0" w:space="0" w:color="auto"/>
            <w:right w:val="none" w:sz="0" w:space="0" w:color="auto"/>
          </w:divBdr>
        </w:div>
        <w:div w:id="217598593">
          <w:marLeft w:val="640"/>
          <w:marRight w:val="0"/>
          <w:marTop w:val="0"/>
          <w:marBottom w:val="0"/>
          <w:divBdr>
            <w:top w:val="none" w:sz="0" w:space="0" w:color="auto"/>
            <w:left w:val="none" w:sz="0" w:space="0" w:color="auto"/>
            <w:bottom w:val="none" w:sz="0" w:space="0" w:color="auto"/>
            <w:right w:val="none" w:sz="0" w:space="0" w:color="auto"/>
          </w:divBdr>
        </w:div>
        <w:div w:id="1454517849">
          <w:marLeft w:val="640"/>
          <w:marRight w:val="0"/>
          <w:marTop w:val="0"/>
          <w:marBottom w:val="0"/>
          <w:divBdr>
            <w:top w:val="none" w:sz="0" w:space="0" w:color="auto"/>
            <w:left w:val="none" w:sz="0" w:space="0" w:color="auto"/>
            <w:bottom w:val="none" w:sz="0" w:space="0" w:color="auto"/>
            <w:right w:val="none" w:sz="0" w:space="0" w:color="auto"/>
          </w:divBdr>
        </w:div>
        <w:div w:id="848326326">
          <w:marLeft w:val="640"/>
          <w:marRight w:val="0"/>
          <w:marTop w:val="0"/>
          <w:marBottom w:val="0"/>
          <w:divBdr>
            <w:top w:val="none" w:sz="0" w:space="0" w:color="auto"/>
            <w:left w:val="none" w:sz="0" w:space="0" w:color="auto"/>
            <w:bottom w:val="none" w:sz="0" w:space="0" w:color="auto"/>
            <w:right w:val="none" w:sz="0" w:space="0" w:color="auto"/>
          </w:divBdr>
        </w:div>
        <w:div w:id="1931355558">
          <w:marLeft w:val="640"/>
          <w:marRight w:val="0"/>
          <w:marTop w:val="0"/>
          <w:marBottom w:val="0"/>
          <w:divBdr>
            <w:top w:val="none" w:sz="0" w:space="0" w:color="auto"/>
            <w:left w:val="none" w:sz="0" w:space="0" w:color="auto"/>
            <w:bottom w:val="none" w:sz="0" w:space="0" w:color="auto"/>
            <w:right w:val="none" w:sz="0" w:space="0" w:color="auto"/>
          </w:divBdr>
        </w:div>
        <w:div w:id="1593321956">
          <w:marLeft w:val="640"/>
          <w:marRight w:val="0"/>
          <w:marTop w:val="0"/>
          <w:marBottom w:val="0"/>
          <w:divBdr>
            <w:top w:val="none" w:sz="0" w:space="0" w:color="auto"/>
            <w:left w:val="none" w:sz="0" w:space="0" w:color="auto"/>
            <w:bottom w:val="none" w:sz="0" w:space="0" w:color="auto"/>
            <w:right w:val="none" w:sz="0" w:space="0" w:color="auto"/>
          </w:divBdr>
        </w:div>
        <w:div w:id="575094207">
          <w:marLeft w:val="640"/>
          <w:marRight w:val="0"/>
          <w:marTop w:val="0"/>
          <w:marBottom w:val="0"/>
          <w:divBdr>
            <w:top w:val="none" w:sz="0" w:space="0" w:color="auto"/>
            <w:left w:val="none" w:sz="0" w:space="0" w:color="auto"/>
            <w:bottom w:val="none" w:sz="0" w:space="0" w:color="auto"/>
            <w:right w:val="none" w:sz="0" w:space="0" w:color="auto"/>
          </w:divBdr>
        </w:div>
        <w:div w:id="1889796549">
          <w:marLeft w:val="640"/>
          <w:marRight w:val="0"/>
          <w:marTop w:val="0"/>
          <w:marBottom w:val="0"/>
          <w:divBdr>
            <w:top w:val="none" w:sz="0" w:space="0" w:color="auto"/>
            <w:left w:val="none" w:sz="0" w:space="0" w:color="auto"/>
            <w:bottom w:val="none" w:sz="0" w:space="0" w:color="auto"/>
            <w:right w:val="none" w:sz="0" w:space="0" w:color="auto"/>
          </w:divBdr>
        </w:div>
        <w:div w:id="1893613558">
          <w:marLeft w:val="640"/>
          <w:marRight w:val="0"/>
          <w:marTop w:val="0"/>
          <w:marBottom w:val="0"/>
          <w:divBdr>
            <w:top w:val="none" w:sz="0" w:space="0" w:color="auto"/>
            <w:left w:val="none" w:sz="0" w:space="0" w:color="auto"/>
            <w:bottom w:val="none" w:sz="0" w:space="0" w:color="auto"/>
            <w:right w:val="none" w:sz="0" w:space="0" w:color="auto"/>
          </w:divBdr>
        </w:div>
        <w:div w:id="1591741434">
          <w:marLeft w:val="640"/>
          <w:marRight w:val="0"/>
          <w:marTop w:val="0"/>
          <w:marBottom w:val="0"/>
          <w:divBdr>
            <w:top w:val="none" w:sz="0" w:space="0" w:color="auto"/>
            <w:left w:val="none" w:sz="0" w:space="0" w:color="auto"/>
            <w:bottom w:val="none" w:sz="0" w:space="0" w:color="auto"/>
            <w:right w:val="none" w:sz="0" w:space="0" w:color="auto"/>
          </w:divBdr>
        </w:div>
      </w:divsChild>
    </w:div>
    <w:div w:id="136844360">
      <w:bodyDiv w:val="1"/>
      <w:marLeft w:val="0"/>
      <w:marRight w:val="0"/>
      <w:marTop w:val="0"/>
      <w:marBottom w:val="0"/>
      <w:divBdr>
        <w:top w:val="none" w:sz="0" w:space="0" w:color="auto"/>
        <w:left w:val="none" w:sz="0" w:space="0" w:color="auto"/>
        <w:bottom w:val="none" w:sz="0" w:space="0" w:color="auto"/>
        <w:right w:val="none" w:sz="0" w:space="0" w:color="auto"/>
      </w:divBdr>
      <w:divsChild>
        <w:div w:id="2057269560">
          <w:marLeft w:val="640"/>
          <w:marRight w:val="0"/>
          <w:marTop w:val="0"/>
          <w:marBottom w:val="0"/>
          <w:divBdr>
            <w:top w:val="none" w:sz="0" w:space="0" w:color="auto"/>
            <w:left w:val="none" w:sz="0" w:space="0" w:color="auto"/>
            <w:bottom w:val="none" w:sz="0" w:space="0" w:color="auto"/>
            <w:right w:val="none" w:sz="0" w:space="0" w:color="auto"/>
          </w:divBdr>
        </w:div>
        <w:div w:id="249777213">
          <w:marLeft w:val="640"/>
          <w:marRight w:val="0"/>
          <w:marTop w:val="0"/>
          <w:marBottom w:val="0"/>
          <w:divBdr>
            <w:top w:val="none" w:sz="0" w:space="0" w:color="auto"/>
            <w:left w:val="none" w:sz="0" w:space="0" w:color="auto"/>
            <w:bottom w:val="none" w:sz="0" w:space="0" w:color="auto"/>
            <w:right w:val="none" w:sz="0" w:space="0" w:color="auto"/>
          </w:divBdr>
        </w:div>
        <w:div w:id="1469594874">
          <w:marLeft w:val="640"/>
          <w:marRight w:val="0"/>
          <w:marTop w:val="0"/>
          <w:marBottom w:val="0"/>
          <w:divBdr>
            <w:top w:val="none" w:sz="0" w:space="0" w:color="auto"/>
            <w:left w:val="none" w:sz="0" w:space="0" w:color="auto"/>
            <w:bottom w:val="none" w:sz="0" w:space="0" w:color="auto"/>
            <w:right w:val="none" w:sz="0" w:space="0" w:color="auto"/>
          </w:divBdr>
        </w:div>
        <w:div w:id="1345353763">
          <w:marLeft w:val="640"/>
          <w:marRight w:val="0"/>
          <w:marTop w:val="0"/>
          <w:marBottom w:val="0"/>
          <w:divBdr>
            <w:top w:val="none" w:sz="0" w:space="0" w:color="auto"/>
            <w:left w:val="none" w:sz="0" w:space="0" w:color="auto"/>
            <w:bottom w:val="none" w:sz="0" w:space="0" w:color="auto"/>
            <w:right w:val="none" w:sz="0" w:space="0" w:color="auto"/>
          </w:divBdr>
        </w:div>
        <w:div w:id="343870423">
          <w:marLeft w:val="640"/>
          <w:marRight w:val="0"/>
          <w:marTop w:val="0"/>
          <w:marBottom w:val="0"/>
          <w:divBdr>
            <w:top w:val="none" w:sz="0" w:space="0" w:color="auto"/>
            <w:left w:val="none" w:sz="0" w:space="0" w:color="auto"/>
            <w:bottom w:val="none" w:sz="0" w:space="0" w:color="auto"/>
            <w:right w:val="none" w:sz="0" w:space="0" w:color="auto"/>
          </w:divBdr>
        </w:div>
        <w:div w:id="905380108">
          <w:marLeft w:val="640"/>
          <w:marRight w:val="0"/>
          <w:marTop w:val="0"/>
          <w:marBottom w:val="0"/>
          <w:divBdr>
            <w:top w:val="none" w:sz="0" w:space="0" w:color="auto"/>
            <w:left w:val="none" w:sz="0" w:space="0" w:color="auto"/>
            <w:bottom w:val="none" w:sz="0" w:space="0" w:color="auto"/>
            <w:right w:val="none" w:sz="0" w:space="0" w:color="auto"/>
          </w:divBdr>
        </w:div>
        <w:div w:id="664673526">
          <w:marLeft w:val="640"/>
          <w:marRight w:val="0"/>
          <w:marTop w:val="0"/>
          <w:marBottom w:val="0"/>
          <w:divBdr>
            <w:top w:val="none" w:sz="0" w:space="0" w:color="auto"/>
            <w:left w:val="none" w:sz="0" w:space="0" w:color="auto"/>
            <w:bottom w:val="none" w:sz="0" w:space="0" w:color="auto"/>
            <w:right w:val="none" w:sz="0" w:space="0" w:color="auto"/>
          </w:divBdr>
        </w:div>
        <w:div w:id="245236810">
          <w:marLeft w:val="640"/>
          <w:marRight w:val="0"/>
          <w:marTop w:val="0"/>
          <w:marBottom w:val="0"/>
          <w:divBdr>
            <w:top w:val="none" w:sz="0" w:space="0" w:color="auto"/>
            <w:left w:val="none" w:sz="0" w:space="0" w:color="auto"/>
            <w:bottom w:val="none" w:sz="0" w:space="0" w:color="auto"/>
            <w:right w:val="none" w:sz="0" w:space="0" w:color="auto"/>
          </w:divBdr>
        </w:div>
        <w:div w:id="75133634">
          <w:marLeft w:val="640"/>
          <w:marRight w:val="0"/>
          <w:marTop w:val="0"/>
          <w:marBottom w:val="0"/>
          <w:divBdr>
            <w:top w:val="none" w:sz="0" w:space="0" w:color="auto"/>
            <w:left w:val="none" w:sz="0" w:space="0" w:color="auto"/>
            <w:bottom w:val="none" w:sz="0" w:space="0" w:color="auto"/>
            <w:right w:val="none" w:sz="0" w:space="0" w:color="auto"/>
          </w:divBdr>
        </w:div>
        <w:div w:id="535046484">
          <w:marLeft w:val="640"/>
          <w:marRight w:val="0"/>
          <w:marTop w:val="0"/>
          <w:marBottom w:val="0"/>
          <w:divBdr>
            <w:top w:val="none" w:sz="0" w:space="0" w:color="auto"/>
            <w:left w:val="none" w:sz="0" w:space="0" w:color="auto"/>
            <w:bottom w:val="none" w:sz="0" w:space="0" w:color="auto"/>
            <w:right w:val="none" w:sz="0" w:space="0" w:color="auto"/>
          </w:divBdr>
        </w:div>
        <w:div w:id="207839063">
          <w:marLeft w:val="640"/>
          <w:marRight w:val="0"/>
          <w:marTop w:val="0"/>
          <w:marBottom w:val="0"/>
          <w:divBdr>
            <w:top w:val="none" w:sz="0" w:space="0" w:color="auto"/>
            <w:left w:val="none" w:sz="0" w:space="0" w:color="auto"/>
            <w:bottom w:val="none" w:sz="0" w:space="0" w:color="auto"/>
            <w:right w:val="none" w:sz="0" w:space="0" w:color="auto"/>
          </w:divBdr>
        </w:div>
        <w:div w:id="1056049228">
          <w:marLeft w:val="640"/>
          <w:marRight w:val="0"/>
          <w:marTop w:val="0"/>
          <w:marBottom w:val="0"/>
          <w:divBdr>
            <w:top w:val="none" w:sz="0" w:space="0" w:color="auto"/>
            <w:left w:val="none" w:sz="0" w:space="0" w:color="auto"/>
            <w:bottom w:val="none" w:sz="0" w:space="0" w:color="auto"/>
            <w:right w:val="none" w:sz="0" w:space="0" w:color="auto"/>
          </w:divBdr>
        </w:div>
        <w:div w:id="1248806382">
          <w:marLeft w:val="640"/>
          <w:marRight w:val="0"/>
          <w:marTop w:val="0"/>
          <w:marBottom w:val="0"/>
          <w:divBdr>
            <w:top w:val="none" w:sz="0" w:space="0" w:color="auto"/>
            <w:left w:val="none" w:sz="0" w:space="0" w:color="auto"/>
            <w:bottom w:val="none" w:sz="0" w:space="0" w:color="auto"/>
            <w:right w:val="none" w:sz="0" w:space="0" w:color="auto"/>
          </w:divBdr>
        </w:div>
        <w:div w:id="1641494437">
          <w:marLeft w:val="640"/>
          <w:marRight w:val="0"/>
          <w:marTop w:val="0"/>
          <w:marBottom w:val="0"/>
          <w:divBdr>
            <w:top w:val="none" w:sz="0" w:space="0" w:color="auto"/>
            <w:left w:val="none" w:sz="0" w:space="0" w:color="auto"/>
            <w:bottom w:val="none" w:sz="0" w:space="0" w:color="auto"/>
            <w:right w:val="none" w:sz="0" w:space="0" w:color="auto"/>
          </w:divBdr>
        </w:div>
        <w:div w:id="1068452656">
          <w:marLeft w:val="640"/>
          <w:marRight w:val="0"/>
          <w:marTop w:val="0"/>
          <w:marBottom w:val="0"/>
          <w:divBdr>
            <w:top w:val="none" w:sz="0" w:space="0" w:color="auto"/>
            <w:left w:val="none" w:sz="0" w:space="0" w:color="auto"/>
            <w:bottom w:val="none" w:sz="0" w:space="0" w:color="auto"/>
            <w:right w:val="none" w:sz="0" w:space="0" w:color="auto"/>
          </w:divBdr>
        </w:div>
        <w:div w:id="2107340310">
          <w:marLeft w:val="640"/>
          <w:marRight w:val="0"/>
          <w:marTop w:val="0"/>
          <w:marBottom w:val="0"/>
          <w:divBdr>
            <w:top w:val="none" w:sz="0" w:space="0" w:color="auto"/>
            <w:left w:val="none" w:sz="0" w:space="0" w:color="auto"/>
            <w:bottom w:val="none" w:sz="0" w:space="0" w:color="auto"/>
            <w:right w:val="none" w:sz="0" w:space="0" w:color="auto"/>
          </w:divBdr>
        </w:div>
        <w:div w:id="1749040297">
          <w:marLeft w:val="640"/>
          <w:marRight w:val="0"/>
          <w:marTop w:val="0"/>
          <w:marBottom w:val="0"/>
          <w:divBdr>
            <w:top w:val="none" w:sz="0" w:space="0" w:color="auto"/>
            <w:left w:val="none" w:sz="0" w:space="0" w:color="auto"/>
            <w:bottom w:val="none" w:sz="0" w:space="0" w:color="auto"/>
            <w:right w:val="none" w:sz="0" w:space="0" w:color="auto"/>
          </w:divBdr>
        </w:div>
        <w:div w:id="647056373">
          <w:marLeft w:val="640"/>
          <w:marRight w:val="0"/>
          <w:marTop w:val="0"/>
          <w:marBottom w:val="0"/>
          <w:divBdr>
            <w:top w:val="none" w:sz="0" w:space="0" w:color="auto"/>
            <w:left w:val="none" w:sz="0" w:space="0" w:color="auto"/>
            <w:bottom w:val="none" w:sz="0" w:space="0" w:color="auto"/>
            <w:right w:val="none" w:sz="0" w:space="0" w:color="auto"/>
          </w:divBdr>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6763475">
          <w:marLeft w:val="640"/>
          <w:marRight w:val="0"/>
          <w:marTop w:val="0"/>
          <w:marBottom w:val="0"/>
          <w:divBdr>
            <w:top w:val="none" w:sz="0" w:space="0" w:color="auto"/>
            <w:left w:val="none" w:sz="0" w:space="0" w:color="auto"/>
            <w:bottom w:val="none" w:sz="0" w:space="0" w:color="auto"/>
            <w:right w:val="none" w:sz="0" w:space="0" w:color="auto"/>
          </w:divBdr>
        </w:div>
        <w:div w:id="1402865989">
          <w:marLeft w:val="640"/>
          <w:marRight w:val="0"/>
          <w:marTop w:val="0"/>
          <w:marBottom w:val="0"/>
          <w:divBdr>
            <w:top w:val="none" w:sz="0" w:space="0" w:color="auto"/>
            <w:left w:val="none" w:sz="0" w:space="0" w:color="auto"/>
            <w:bottom w:val="none" w:sz="0" w:space="0" w:color="auto"/>
            <w:right w:val="none" w:sz="0" w:space="0" w:color="auto"/>
          </w:divBdr>
        </w:div>
        <w:div w:id="776485411">
          <w:marLeft w:val="640"/>
          <w:marRight w:val="0"/>
          <w:marTop w:val="0"/>
          <w:marBottom w:val="0"/>
          <w:divBdr>
            <w:top w:val="none" w:sz="0" w:space="0" w:color="auto"/>
            <w:left w:val="none" w:sz="0" w:space="0" w:color="auto"/>
            <w:bottom w:val="none" w:sz="0" w:space="0" w:color="auto"/>
            <w:right w:val="none" w:sz="0" w:space="0" w:color="auto"/>
          </w:divBdr>
        </w:div>
        <w:div w:id="1919093584">
          <w:marLeft w:val="640"/>
          <w:marRight w:val="0"/>
          <w:marTop w:val="0"/>
          <w:marBottom w:val="0"/>
          <w:divBdr>
            <w:top w:val="none" w:sz="0" w:space="0" w:color="auto"/>
            <w:left w:val="none" w:sz="0" w:space="0" w:color="auto"/>
            <w:bottom w:val="none" w:sz="0" w:space="0" w:color="auto"/>
            <w:right w:val="none" w:sz="0" w:space="0" w:color="auto"/>
          </w:divBdr>
        </w:div>
        <w:div w:id="2134862987">
          <w:marLeft w:val="640"/>
          <w:marRight w:val="0"/>
          <w:marTop w:val="0"/>
          <w:marBottom w:val="0"/>
          <w:divBdr>
            <w:top w:val="none" w:sz="0" w:space="0" w:color="auto"/>
            <w:left w:val="none" w:sz="0" w:space="0" w:color="auto"/>
            <w:bottom w:val="none" w:sz="0" w:space="0" w:color="auto"/>
            <w:right w:val="none" w:sz="0" w:space="0" w:color="auto"/>
          </w:divBdr>
        </w:div>
        <w:div w:id="1163357077">
          <w:marLeft w:val="640"/>
          <w:marRight w:val="0"/>
          <w:marTop w:val="0"/>
          <w:marBottom w:val="0"/>
          <w:divBdr>
            <w:top w:val="none" w:sz="0" w:space="0" w:color="auto"/>
            <w:left w:val="none" w:sz="0" w:space="0" w:color="auto"/>
            <w:bottom w:val="none" w:sz="0" w:space="0" w:color="auto"/>
            <w:right w:val="none" w:sz="0" w:space="0" w:color="auto"/>
          </w:divBdr>
        </w:div>
        <w:div w:id="1272936678">
          <w:marLeft w:val="640"/>
          <w:marRight w:val="0"/>
          <w:marTop w:val="0"/>
          <w:marBottom w:val="0"/>
          <w:divBdr>
            <w:top w:val="none" w:sz="0" w:space="0" w:color="auto"/>
            <w:left w:val="none" w:sz="0" w:space="0" w:color="auto"/>
            <w:bottom w:val="none" w:sz="0" w:space="0" w:color="auto"/>
            <w:right w:val="none" w:sz="0" w:space="0" w:color="auto"/>
          </w:divBdr>
        </w:div>
        <w:div w:id="695161011">
          <w:marLeft w:val="640"/>
          <w:marRight w:val="0"/>
          <w:marTop w:val="0"/>
          <w:marBottom w:val="0"/>
          <w:divBdr>
            <w:top w:val="none" w:sz="0" w:space="0" w:color="auto"/>
            <w:left w:val="none" w:sz="0" w:space="0" w:color="auto"/>
            <w:bottom w:val="none" w:sz="0" w:space="0" w:color="auto"/>
            <w:right w:val="none" w:sz="0" w:space="0" w:color="auto"/>
          </w:divBdr>
        </w:div>
        <w:div w:id="259216263">
          <w:marLeft w:val="640"/>
          <w:marRight w:val="0"/>
          <w:marTop w:val="0"/>
          <w:marBottom w:val="0"/>
          <w:divBdr>
            <w:top w:val="none" w:sz="0" w:space="0" w:color="auto"/>
            <w:left w:val="none" w:sz="0" w:space="0" w:color="auto"/>
            <w:bottom w:val="none" w:sz="0" w:space="0" w:color="auto"/>
            <w:right w:val="none" w:sz="0" w:space="0" w:color="auto"/>
          </w:divBdr>
        </w:div>
      </w:divsChild>
    </w:div>
    <w:div w:id="176384721">
      <w:bodyDiv w:val="1"/>
      <w:marLeft w:val="0"/>
      <w:marRight w:val="0"/>
      <w:marTop w:val="0"/>
      <w:marBottom w:val="0"/>
      <w:divBdr>
        <w:top w:val="none" w:sz="0" w:space="0" w:color="auto"/>
        <w:left w:val="none" w:sz="0" w:space="0" w:color="auto"/>
        <w:bottom w:val="none" w:sz="0" w:space="0" w:color="auto"/>
        <w:right w:val="none" w:sz="0" w:space="0" w:color="auto"/>
      </w:divBdr>
      <w:divsChild>
        <w:div w:id="1158809853">
          <w:marLeft w:val="640"/>
          <w:marRight w:val="0"/>
          <w:marTop w:val="0"/>
          <w:marBottom w:val="0"/>
          <w:divBdr>
            <w:top w:val="none" w:sz="0" w:space="0" w:color="auto"/>
            <w:left w:val="none" w:sz="0" w:space="0" w:color="auto"/>
            <w:bottom w:val="none" w:sz="0" w:space="0" w:color="auto"/>
            <w:right w:val="none" w:sz="0" w:space="0" w:color="auto"/>
          </w:divBdr>
        </w:div>
        <w:div w:id="1848982278">
          <w:marLeft w:val="640"/>
          <w:marRight w:val="0"/>
          <w:marTop w:val="0"/>
          <w:marBottom w:val="0"/>
          <w:divBdr>
            <w:top w:val="none" w:sz="0" w:space="0" w:color="auto"/>
            <w:left w:val="none" w:sz="0" w:space="0" w:color="auto"/>
            <w:bottom w:val="none" w:sz="0" w:space="0" w:color="auto"/>
            <w:right w:val="none" w:sz="0" w:space="0" w:color="auto"/>
          </w:divBdr>
        </w:div>
        <w:div w:id="1540825987">
          <w:marLeft w:val="640"/>
          <w:marRight w:val="0"/>
          <w:marTop w:val="0"/>
          <w:marBottom w:val="0"/>
          <w:divBdr>
            <w:top w:val="none" w:sz="0" w:space="0" w:color="auto"/>
            <w:left w:val="none" w:sz="0" w:space="0" w:color="auto"/>
            <w:bottom w:val="none" w:sz="0" w:space="0" w:color="auto"/>
            <w:right w:val="none" w:sz="0" w:space="0" w:color="auto"/>
          </w:divBdr>
        </w:div>
        <w:div w:id="1855146952">
          <w:marLeft w:val="640"/>
          <w:marRight w:val="0"/>
          <w:marTop w:val="0"/>
          <w:marBottom w:val="0"/>
          <w:divBdr>
            <w:top w:val="none" w:sz="0" w:space="0" w:color="auto"/>
            <w:left w:val="none" w:sz="0" w:space="0" w:color="auto"/>
            <w:bottom w:val="none" w:sz="0" w:space="0" w:color="auto"/>
            <w:right w:val="none" w:sz="0" w:space="0" w:color="auto"/>
          </w:divBdr>
        </w:div>
        <w:div w:id="1496611064">
          <w:marLeft w:val="640"/>
          <w:marRight w:val="0"/>
          <w:marTop w:val="0"/>
          <w:marBottom w:val="0"/>
          <w:divBdr>
            <w:top w:val="none" w:sz="0" w:space="0" w:color="auto"/>
            <w:left w:val="none" w:sz="0" w:space="0" w:color="auto"/>
            <w:bottom w:val="none" w:sz="0" w:space="0" w:color="auto"/>
            <w:right w:val="none" w:sz="0" w:space="0" w:color="auto"/>
          </w:divBdr>
        </w:div>
        <w:div w:id="1879273565">
          <w:marLeft w:val="640"/>
          <w:marRight w:val="0"/>
          <w:marTop w:val="0"/>
          <w:marBottom w:val="0"/>
          <w:divBdr>
            <w:top w:val="none" w:sz="0" w:space="0" w:color="auto"/>
            <w:left w:val="none" w:sz="0" w:space="0" w:color="auto"/>
            <w:bottom w:val="none" w:sz="0" w:space="0" w:color="auto"/>
            <w:right w:val="none" w:sz="0" w:space="0" w:color="auto"/>
          </w:divBdr>
        </w:div>
        <w:div w:id="1338575799">
          <w:marLeft w:val="640"/>
          <w:marRight w:val="0"/>
          <w:marTop w:val="0"/>
          <w:marBottom w:val="0"/>
          <w:divBdr>
            <w:top w:val="none" w:sz="0" w:space="0" w:color="auto"/>
            <w:left w:val="none" w:sz="0" w:space="0" w:color="auto"/>
            <w:bottom w:val="none" w:sz="0" w:space="0" w:color="auto"/>
            <w:right w:val="none" w:sz="0" w:space="0" w:color="auto"/>
          </w:divBdr>
        </w:div>
        <w:div w:id="1916935294">
          <w:marLeft w:val="640"/>
          <w:marRight w:val="0"/>
          <w:marTop w:val="0"/>
          <w:marBottom w:val="0"/>
          <w:divBdr>
            <w:top w:val="none" w:sz="0" w:space="0" w:color="auto"/>
            <w:left w:val="none" w:sz="0" w:space="0" w:color="auto"/>
            <w:bottom w:val="none" w:sz="0" w:space="0" w:color="auto"/>
            <w:right w:val="none" w:sz="0" w:space="0" w:color="auto"/>
          </w:divBdr>
        </w:div>
        <w:div w:id="741635092">
          <w:marLeft w:val="640"/>
          <w:marRight w:val="0"/>
          <w:marTop w:val="0"/>
          <w:marBottom w:val="0"/>
          <w:divBdr>
            <w:top w:val="none" w:sz="0" w:space="0" w:color="auto"/>
            <w:left w:val="none" w:sz="0" w:space="0" w:color="auto"/>
            <w:bottom w:val="none" w:sz="0" w:space="0" w:color="auto"/>
            <w:right w:val="none" w:sz="0" w:space="0" w:color="auto"/>
          </w:divBdr>
        </w:div>
        <w:div w:id="1245533981">
          <w:marLeft w:val="640"/>
          <w:marRight w:val="0"/>
          <w:marTop w:val="0"/>
          <w:marBottom w:val="0"/>
          <w:divBdr>
            <w:top w:val="none" w:sz="0" w:space="0" w:color="auto"/>
            <w:left w:val="none" w:sz="0" w:space="0" w:color="auto"/>
            <w:bottom w:val="none" w:sz="0" w:space="0" w:color="auto"/>
            <w:right w:val="none" w:sz="0" w:space="0" w:color="auto"/>
          </w:divBdr>
        </w:div>
        <w:div w:id="51856846">
          <w:marLeft w:val="640"/>
          <w:marRight w:val="0"/>
          <w:marTop w:val="0"/>
          <w:marBottom w:val="0"/>
          <w:divBdr>
            <w:top w:val="none" w:sz="0" w:space="0" w:color="auto"/>
            <w:left w:val="none" w:sz="0" w:space="0" w:color="auto"/>
            <w:bottom w:val="none" w:sz="0" w:space="0" w:color="auto"/>
            <w:right w:val="none" w:sz="0" w:space="0" w:color="auto"/>
          </w:divBdr>
        </w:div>
        <w:div w:id="240217926">
          <w:marLeft w:val="640"/>
          <w:marRight w:val="0"/>
          <w:marTop w:val="0"/>
          <w:marBottom w:val="0"/>
          <w:divBdr>
            <w:top w:val="none" w:sz="0" w:space="0" w:color="auto"/>
            <w:left w:val="none" w:sz="0" w:space="0" w:color="auto"/>
            <w:bottom w:val="none" w:sz="0" w:space="0" w:color="auto"/>
            <w:right w:val="none" w:sz="0" w:space="0" w:color="auto"/>
          </w:divBdr>
        </w:div>
        <w:div w:id="1930700559">
          <w:marLeft w:val="640"/>
          <w:marRight w:val="0"/>
          <w:marTop w:val="0"/>
          <w:marBottom w:val="0"/>
          <w:divBdr>
            <w:top w:val="none" w:sz="0" w:space="0" w:color="auto"/>
            <w:left w:val="none" w:sz="0" w:space="0" w:color="auto"/>
            <w:bottom w:val="none" w:sz="0" w:space="0" w:color="auto"/>
            <w:right w:val="none" w:sz="0" w:space="0" w:color="auto"/>
          </w:divBdr>
        </w:div>
        <w:div w:id="1862933463">
          <w:marLeft w:val="640"/>
          <w:marRight w:val="0"/>
          <w:marTop w:val="0"/>
          <w:marBottom w:val="0"/>
          <w:divBdr>
            <w:top w:val="none" w:sz="0" w:space="0" w:color="auto"/>
            <w:left w:val="none" w:sz="0" w:space="0" w:color="auto"/>
            <w:bottom w:val="none" w:sz="0" w:space="0" w:color="auto"/>
            <w:right w:val="none" w:sz="0" w:space="0" w:color="auto"/>
          </w:divBdr>
        </w:div>
        <w:div w:id="579024819">
          <w:marLeft w:val="640"/>
          <w:marRight w:val="0"/>
          <w:marTop w:val="0"/>
          <w:marBottom w:val="0"/>
          <w:divBdr>
            <w:top w:val="none" w:sz="0" w:space="0" w:color="auto"/>
            <w:left w:val="none" w:sz="0" w:space="0" w:color="auto"/>
            <w:bottom w:val="none" w:sz="0" w:space="0" w:color="auto"/>
            <w:right w:val="none" w:sz="0" w:space="0" w:color="auto"/>
          </w:divBdr>
        </w:div>
        <w:div w:id="1479689953">
          <w:marLeft w:val="640"/>
          <w:marRight w:val="0"/>
          <w:marTop w:val="0"/>
          <w:marBottom w:val="0"/>
          <w:divBdr>
            <w:top w:val="none" w:sz="0" w:space="0" w:color="auto"/>
            <w:left w:val="none" w:sz="0" w:space="0" w:color="auto"/>
            <w:bottom w:val="none" w:sz="0" w:space="0" w:color="auto"/>
            <w:right w:val="none" w:sz="0" w:space="0" w:color="auto"/>
          </w:divBdr>
        </w:div>
        <w:div w:id="1215778484">
          <w:marLeft w:val="640"/>
          <w:marRight w:val="0"/>
          <w:marTop w:val="0"/>
          <w:marBottom w:val="0"/>
          <w:divBdr>
            <w:top w:val="none" w:sz="0" w:space="0" w:color="auto"/>
            <w:left w:val="none" w:sz="0" w:space="0" w:color="auto"/>
            <w:bottom w:val="none" w:sz="0" w:space="0" w:color="auto"/>
            <w:right w:val="none" w:sz="0" w:space="0" w:color="auto"/>
          </w:divBdr>
        </w:div>
        <w:div w:id="13849389">
          <w:marLeft w:val="640"/>
          <w:marRight w:val="0"/>
          <w:marTop w:val="0"/>
          <w:marBottom w:val="0"/>
          <w:divBdr>
            <w:top w:val="none" w:sz="0" w:space="0" w:color="auto"/>
            <w:left w:val="none" w:sz="0" w:space="0" w:color="auto"/>
            <w:bottom w:val="none" w:sz="0" w:space="0" w:color="auto"/>
            <w:right w:val="none" w:sz="0" w:space="0" w:color="auto"/>
          </w:divBdr>
        </w:div>
      </w:divsChild>
    </w:div>
    <w:div w:id="181361619">
      <w:bodyDiv w:val="1"/>
      <w:marLeft w:val="0"/>
      <w:marRight w:val="0"/>
      <w:marTop w:val="0"/>
      <w:marBottom w:val="0"/>
      <w:divBdr>
        <w:top w:val="none" w:sz="0" w:space="0" w:color="auto"/>
        <w:left w:val="none" w:sz="0" w:space="0" w:color="auto"/>
        <w:bottom w:val="none" w:sz="0" w:space="0" w:color="auto"/>
        <w:right w:val="none" w:sz="0" w:space="0" w:color="auto"/>
      </w:divBdr>
      <w:divsChild>
        <w:div w:id="600338020">
          <w:marLeft w:val="640"/>
          <w:marRight w:val="0"/>
          <w:marTop w:val="0"/>
          <w:marBottom w:val="0"/>
          <w:divBdr>
            <w:top w:val="none" w:sz="0" w:space="0" w:color="auto"/>
            <w:left w:val="none" w:sz="0" w:space="0" w:color="auto"/>
            <w:bottom w:val="none" w:sz="0" w:space="0" w:color="auto"/>
            <w:right w:val="none" w:sz="0" w:space="0" w:color="auto"/>
          </w:divBdr>
        </w:div>
        <w:div w:id="724329098">
          <w:marLeft w:val="640"/>
          <w:marRight w:val="0"/>
          <w:marTop w:val="0"/>
          <w:marBottom w:val="0"/>
          <w:divBdr>
            <w:top w:val="none" w:sz="0" w:space="0" w:color="auto"/>
            <w:left w:val="none" w:sz="0" w:space="0" w:color="auto"/>
            <w:bottom w:val="none" w:sz="0" w:space="0" w:color="auto"/>
            <w:right w:val="none" w:sz="0" w:space="0" w:color="auto"/>
          </w:divBdr>
        </w:div>
        <w:div w:id="1634631334">
          <w:marLeft w:val="640"/>
          <w:marRight w:val="0"/>
          <w:marTop w:val="0"/>
          <w:marBottom w:val="0"/>
          <w:divBdr>
            <w:top w:val="none" w:sz="0" w:space="0" w:color="auto"/>
            <w:left w:val="none" w:sz="0" w:space="0" w:color="auto"/>
            <w:bottom w:val="none" w:sz="0" w:space="0" w:color="auto"/>
            <w:right w:val="none" w:sz="0" w:space="0" w:color="auto"/>
          </w:divBdr>
        </w:div>
        <w:div w:id="1123186622">
          <w:marLeft w:val="640"/>
          <w:marRight w:val="0"/>
          <w:marTop w:val="0"/>
          <w:marBottom w:val="0"/>
          <w:divBdr>
            <w:top w:val="none" w:sz="0" w:space="0" w:color="auto"/>
            <w:left w:val="none" w:sz="0" w:space="0" w:color="auto"/>
            <w:bottom w:val="none" w:sz="0" w:space="0" w:color="auto"/>
            <w:right w:val="none" w:sz="0" w:space="0" w:color="auto"/>
          </w:divBdr>
        </w:div>
        <w:div w:id="1888830742">
          <w:marLeft w:val="640"/>
          <w:marRight w:val="0"/>
          <w:marTop w:val="0"/>
          <w:marBottom w:val="0"/>
          <w:divBdr>
            <w:top w:val="none" w:sz="0" w:space="0" w:color="auto"/>
            <w:left w:val="none" w:sz="0" w:space="0" w:color="auto"/>
            <w:bottom w:val="none" w:sz="0" w:space="0" w:color="auto"/>
            <w:right w:val="none" w:sz="0" w:space="0" w:color="auto"/>
          </w:divBdr>
        </w:div>
        <w:div w:id="1978679123">
          <w:marLeft w:val="640"/>
          <w:marRight w:val="0"/>
          <w:marTop w:val="0"/>
          <w:marBottom w:val="0"/>
          <w:divBdr>
            <w:top w:val="none" w:sz="0" w:space="0" w:color="auto"/>
            <w:left w:val="none" w:sz="0" w:space="0" w:color="auto"/>
            <w:bottom w:val="none" w:sz="0" w:space="0" w:color="auto"/>
            <w:right w:val="none" w:sz="0" w:space="0" w:color="auto"/>
          </w:divBdr>
        </w:div>
        <w:div w:id="1810786285">
          <w:marLeft w:val="640"/>
          <w:marRight w:val="0"/>
          <w:marTop w:val="0"/>
          <w:marBottom w:val="0"/>
          <w:divBdr>
            <w:top w:val="none" w:sz="0" w:space="0" w:color="auto"/>
            <w:left w:val="none" w:sz="0" w:space="0" w:color="auto"/>
            <w:bottom w:val="none" w:sz="0" w:space="0" w:color="auto"/>
            <w:right w:val="none" w:sz="0" w:space="0" w:color="auto"/>
          </w:divBdr>
        </w:div>
        <w:div w:id="562252619">
          <w:marLeft w:val="640"/>
          <w:marRight w:val="0"/>
          <w:marTop w:val="0"/>
          <w:marBottom w:val="0"/>
          <w:divBdr>
            <w:top w:val="none" w:sz="0" w:space="0" w:color="auto"/>
            <w:left w:val="none" w:sz="0" w:space="0" w:color="auto"/>
            <w:bottom w:val="none" w:sz="0" w:space="0" w:color="auto"/>
            <w:right w:val="none" w:sz="0" w:space="0" w:color="auto"/>
          </w:divBdr>
        </w:div>
        <w:div w:id="159656773">
          <w:marLeft w:val="640"/>
          <w:marRight w:val="0"/>
          <w:marTop w:val="0"/>
          <w:marBottom w:val="0"/>
          <w:divBdr>
            <w:top w:val="none" w:sz="0" w:space="0" w:color="auto"/>
            <w:left w:val="none" w:sz="0" w:space="0" w:color="auto"/>
            <w:bottom w:val="none" w:sz="0" w:space="0" w:color="auto"/>
            <w:right w:val="none" w:sz="0" w:space="0" w:color="auto"/>
          </w:divBdr>
        </w:div>
        <w:div w:id="2130472035">
          <w:marLeft w:val="640"/>
          <w:marRight w:val="0"/>
          <w:marTop w:val="0"/>
          <w:marBottom w:val="0"/>
          <w:divBdr>
            <w:top w:val="none" w:sz="0" w:space="0" w:color="auto"/>
            <w:left w:val="none" w:sz="0" w:space="0" w:color="auto"/>
            <w:bottom w:val="none" w:sz="0" w:space="0" w:color="auto"/>
            <w:right w:val="none" w:sz="0" w:space="0" w:color="auto"/>
          </w:divBdr>
        </w:div>
        <w:div w:id="725178128">
          <w:marLeft w:val="640"/>
          <w:marRight w:val="0"/>
          <w:marTop w:val="0"/>
          <w:marBottom w:val="0"/>
          <w:divBdr>
            <w:top w:val="none" w:sz="0" w:space="0" w:color="auto"/>
            <w:left w:val="none" w:sz="0" w:space="0" w:color="auto"/>
            <w:bottom w:val="none" w:sz="0" w:space="0" w:color="auto"/>
            <w:right w:val="none" w:sz="0" w:space="0" w:color="auto"/>
          </w:divBdr>
        </w:div>
        <w:div w:id="481241436">
          <w:marLeft w:val="640"/>
          <w:marRight w:val="0"/>
          <w:marTop w:val="0"/>
          <w:marBottom w:val="0"/>
          <w:divBdr>
            <w:top w:val="none" w:sz="0" w:space="0" w:color="auto"/>
            <w:left w:val="none" w:sz="0" w:space="0" w:color="auto"/>
            <w:bottom w:val="none" w:sz="0" w:space="0" w:color="auto"/>
            <w:right w:val="none" w:sz="0" w:space="0" w:color="auto"/>
          </w:divBdr>
        </w:div>
        <w:div w:id="876239829">
          <w:marLeft w:val="640"/>
          <w:marRight w:val="0"/>
          <w:marTop w:val="0"/>
          <w:marBottom w:val="0"/>
          <w:divBdr>
            <w:top w:val="none" w:sz="0" w:space="0" w:color="auto"/>
            <w:left w:val="none" w:sz="0" w:space="0" w:color="auto"/>
            <w:bottom w:val="none" w:sz="0" w:space="0" w:color="auto"/>
            <w:right w:val="none" w:sz="0" w:space="0" w:color="auto"/>
          </w:divBdr>
        </w:div>
        <w:div w:id="494565966">
          <w:marLeft w:val="640"/>
          <w:marRight w:val="0"/>
          <w:marTop w:val="0"/>
          <w:marBottom w:val="0"/>
          <w:divBdr>
            <w:top w:val="none" w:sz="0" w:space="0" w:color="auto"/>
            <w:left w:val="none" w:sz="0" w:space="0" w:color="auto"/>
            <w:bottom w:val="none" w:sz="0" w:space="0" w:color="auto"/>
            <w:right w:val="none" w:sz="0" w:space="0" w:color="auto"/>
          </w:divBdr>
        </w:div>
        <w:div w:id="532036723">
          <w:marLeft w:val="640"/>
          <w:marRight w:val="0"/>
          <w:marTop w:val="0"/>
          <w:marBottom w:val="0"/>
          <w:divBdr>
            <w:top w:val="none" w:sz="0" w:space="0" w:color="auto"/>
            <w:left w:val="none" w:sz="0" w:space="0" w:color="auto"/>
            <w:bottom w:val="none" w:sz="0" w:space="0" w:color="auto"/>
            <w:right w:val="none" w:sz="0" w:space="0" w:color="auto"/>
          </w:divBdr>
        </w:div>
        <w:div w:id="538125622">
          <w:marLeft w:val="640"/>
          <w:marRight w:val="0"/>
          <w:marTop w:val="0"/>
          <w:marBottom w:val="0"/>
          <w:divBdr>
            <w:top w:val="none" w:sz="0" w:space="0" w:color="auto"/>
            <w:left w:val="none" w:sz="0" w:space="0" w:color="auto"/>
            <w:bottom w:val="none" w:sz="0" w:space="0" w:color="auto"/>
            <w:right w:val="none" w:sz="0" w:space="0" w:color="auto"/>
          </w:divBdr>
        </w:div>
        <w:div w:id="462042663">
          <w:marLeft w:val="640"/>
          <w:marRight w:val="0"/>
          <w:marTop w:val="0"/>
          <w:marBottom w:val="0"/>
          <w:divBdr>
            <w:top w:val="none" w:sz="0" w:space="0" w:color="auto"/>
            <w:left w:val="none" w:sz="0" w:space="0" w:color="auto"/>
            <w:bottom w:val="none" w:sz="0" w:space="0" w:color="auto"/>
            <w:right w:val="none" w:sz="0" w:space="0" w:color="auto"/>
          </w:divBdr>
        </w:div>
        <w:div w:id="247545655">
          <w:marLeft w:val="640"/>
          <w:marRight w:val="0"/>
          <w:marTop w:val="0"/>
          <w:marBottom w:val="0"/>
          <w:divBdr>
            <w:top w:val="none" w:sz="0" w:space="0" w:color="auto"/>
            <w:left w:val="none" w:sz="0" w:space="0" w:color="auto"/>
            <w:bottom w:val="none" w:sz="0" w:space="0" w:color="auto"/>
            <w:right w:val="none" w:sz="0" w:space="0" w:color="auto"/>
          </w:divBdr>
        </w:div>
        <w:div w:id="884178888">
          <w:marLeft w:val="640"/>
          <w:marRight w:val="0"/>
          <w:marTop w:val="0"/>
          <w:marBottom w:val="0"/>
          <w:divBdr>
            <w:top w:val="none" w:sz="0" w:space="0" w:color="auto"/>
            <w:left w:val="none" w:sz="0" w:space="0" w:color="auto"/>
            <w:bottom w:val="none" w:sz="0" w:space="0" w:color="auto"/>
            <w:right w:val="none" w:sz="0" w:space="0" w:color="auto"/>
          </w:divBdr>
        </w:div>
        <w:div w:id="1319917991">
          <w:marLeft w:val="640"/>
          <w:marRight w:val="0"/>
          <w:marTop w:val="0"/>
          <w:marBottom w:val="0"/>
          <w:divBdr>
            <w:top w:val="none" w:sz="0" w:space="0" w:color="auto"/>
            <w:left w:val="none" w:sz="0" w:space="0" w:color="auto"/>
            <w:bottom w:val="none" w:sz="0" w:space="0" w:color="auto"/>
            <w:right w:val="none" w:sz="0" w:space="0" w:color="auto"/>
          </w:divBdr>
        </w:div>
        <w:div w:id="2134710117">
          <w:marLeft w:val="640"/>
          <w:marRight w:val="0"/>
          <w:marTop w:val="0"/>
          <w:marBottom w:val="0"/>
          <w:divBdr>
            <w:top w:val="none" w:sz="0" w:space="0" w:color="auto"/>
            <w:left w:val="none" w:sz="0" w:space="0" w:color="auto"/>
            <w:bottom w:val="none" w:sz="0" w:space="0" w:color="auto"/>
            <w:right w:val="none" w:sz="0" w:space="0" w:color="auto"/>
          </w:divBdr>
        </w:div>
        <w:div w:id="60686717">
          <w:marLeft w:val="640"/>
          <w:marRight w:val="0"/>
          <w:marTop w:val="0"/>
          <w:marBottom w:val="0"/>
          <w:divBdr>
            <w:top w:val="none" w:sz="0" w:space="0" w:color="auto"/>
            <w:left w:val="none" w:sz="0" w:space="0" w:color="auto"/>
            <w:bottom w:val="none" w:sz="0" w:space="0" w:color="auto"/>
            <w:right w:val="none" w:sz="0" w:space="0" w:color="auto"/>
          </w:divBdr>
        </w:div>
        <w:div w:id="550656467">
          <w:marLeft w:val="640"/>
          <w:marRight w:val="0"/>
          <w:marTop w:val="0"/>
          <w:marBottom w:val="0"/>
          <w:divBdr>
            <w:top w:val="none" w:sz="0" w:space="0" w:color="auto"/>
            <w:left w:val="none" w:sz="0" w:space="0" w:color="auto"/>
            <w:bottom w:val="none" w:sz="0" w:space="0" w:color="auto"/>
            <w:right w:val="none" w:sz="0" w:space="0" w:color="auto"/>
          </w:divBdr>
        </w:div>
        <w:div w:id="459694427">
          <w:marLeft w:val="640"/>
          <w:marRight w:val="0"/>
          <w:marTop w:val="0"/>
          <w:marBottom w:val="0"/>
          <w:divBdr>
            <w:top w:val="none" w:sz="0" w:space="0" w:color="auto"/>
            <w:left w:val="none" w:sz="0" w:space="0" w:color="auto"/>
            <w:bottom w:val="none" w:sz="0" w:space="0" w:color="auto"/>
            <w:right w:val="none" w:sz="0" w:space="0" w:color="auto"/>
          </w:divBdr>
        </w:div>
        <w:div w:id="2136097256">
          <w:marLeft w:val="640"/>
          <w:marRight w:val="0"/>
          <w:marTop w:val="0"/>
          <w:marBottom w:val="0"/>
          <w:divBdr>
            <w:top w:val="none" w:sz="0" w:space="0" w:color="auto"/>
            <w:left w:val="none" w:sz="0" w:space="0" w:color="auto"/>
            <w:bottom w:val="none" w:sz="0" w:space="0" w:color="auto"/>
            <w:right w:val="none" w:sz="0" w:space="0" w:color="auto"/>
          </w:divBdr>
        </w:div>
      </w:divsChild>
    </w:div>
    <w:div w:id="188880046">
      <w:bodyDiv w:val="1"/>
      <w:marLeft w:val="0"/>
      <w:marRight w:val="0"/>
      <w:marTop w:val="0"/>
      <w:marBottom w:val="0"/>
      <w:divBdr>
        <w:top w:val="none" w:sz="0" w:space="0" w:color="auto"/>
        <w:left w:val="none" w:sz="0" w:space="0" w:color="auto"/>
        <w:bottom w:val="none" w:sz="0" w:space="0" w:color="auto"/>
        <w:right w:val="none" w:sz="0" w:space="0" w:color="auto"/>
      </w:divBdr>
      <w:divsChild>
        <w:div w:id="65887123">
          <w:marLeft w:val="640"/>
          <w:marRight w:val="0"/>
          <w:marTop w:val="0"/>
          <w:marBottom w:val="0"/>
          <w:divBdr>
            <w:top w:val="none" w:sz="0" w:space="0" w:color="auto"/>
            <w:left w:val="none" w:sz="0" w:space="0" w:color="auto"/>
            <w:bottom w:val="none" w:sz="0" w:space="0" w:color="auto"/>
            <w:right w:val="none" w:sz="0" w:space="0" w:color="auto"/>
          </w:divBdr>
        </w:div>
        <w:div w:id="797377408">
          <w:marLeft w:val="640"/>
          <w:marRight w:val="0"/>
          <w:marTop w:val="0"/>
          <w:marBottom w:val="0"/>
          <w:divBdr>
            <w:top w:val="none" w:sz="0" w:space="0" w:color="auto"/>
            <w:left w:val="none" w:sz="0" w:space="0" w:color="auto"/>
            <w:bottom w:val="none" w:sz="0" w:space="0" w:color="auto"/>
            <w:right w:val="none" w:sz="0" w:space="0" w:color="auto"/>
          </w:divBdr>
        </w:div>
        <w:div w:id="1436748506">
          <w:marLeft w:val="640"/>
          <w:marRight w:val="0"/>
          <w:marTop w:val="0"/>
          <w:marBottom w:val="0"/>
          <w:divBdr>
            <w:top w:val="none" w:sz="0" w:space="0" w:color="auto"/>
            <w:left w:val="none" w:sz="0" w:space="0" w:color="auto"/>
            <w:bottom w:val="none" w:sz="0" w:space="0" w:color="auto"/>
            <w:right w:val="none" w:sz="0" w:space="0" w:color="auto"/>
          </w:divBdr>
        </w:div>
        <w:div w:id="1528641079">
          <w:marLeft w:val="640"/>
          <w:marRight w:val="0"/>
          <w:marTop w:val="0"/>
          <w:marBottom w:val="0"/>
          <w:divBdr>
            <w:top w:val="none" w:sz="0" w:space="0" w:color="auto"/>
            <w:left w:val="none" w:sz="0" w:space="0" w:color="auto"/>
            <w:bottom w:val="none" w:sz="0" w:space="0" w:color="auto"/>
            <w:right w:val="none" w:sz="0" w:space="0" w:color="auto"/>
          </w:divBdr>
        </w:div>
        <w:div w:id="1972051601">
          <w:marLeft w:val="640"/>
          <w:marRight w:val="0"/>
          <w:marTop w:val="0"/>
          <w:marBottom w:val="0"/>
          <w:divBdr>
            <w:top w:val="none" w:sz="0" w:space="0" w:color="auto"/>
            <w:left w:val="none" w:sz="0" w:space="0" w:color="auto"/>
            <w:bottom w:val="none" w:sz="0" w:space="0" w:color="auto"/>
            <w:right w:val="none" w:sz="0" w:space="0" w:color="auto"/>
          </w:divBdr>
        </w:div>
        <w:div w:id="855074744">
          <w:marLeft w:val="640"/>
          <w:marRight w:val="0"/>
          <w:marTop w:val="0"/>
          <w:marBottom w:val="0"/>
          <w:divBdr>
            <w:top w:val="none" w:sz="0" w:space="0" w:color="auto"/>
            <w:left w:val="none" w:sz="0" w:space="0" w:color="auto"/>
            <w:bottom w:val="none" w:sz="0" w:space="0" w:color="auto"/>
            <w:right w:val="none" w:sz="0" w:space="0" w:color="auto"/>
          </w:divBdr>
        </w:div>
        <w:div w:id="339432893">
          <w:marLeft w:val="640"/>
          <w:marRight w:val="0"/>
          <w:marTop w:val="0"/>
          <w:marBottom w:val="0"/>
          <w:divBdr>
            <w:top w:val="none" w:sz="0" w:space="0" w:color="auto"/>
            <w:left w:val="none" w:sz="0" w:space="0" w:color="auto"/>
            <w:bottom w:val="none" w:sz="0" w:space="0" w:color="auto"/>
            <w:right w:val="none" w:sz="0" w:space="0" w:color="auto"/>
          </w:divBdr>
        </w:div>
        <w:div w:id="1349528624">
          <w:marLeft w:val="640"/>
          <w:marRight w:val="0"/>
          <w:marTop w:val="0"/>
          <w:marBottom w:val="0"/>
          <w:divBdr>
            <w:top w:val="none" w:sz="0" w:space="0" w:color="auto"/>
            <w:left w:val="none" w:sz="0" w:space="0" w:color="auto"/>
            <w:bottom w:val="none" w:sz="0" w:space="0" w:color="auto"/>
            <w:right w:val="none" w:sz="0" w:space="0" w:color="auto"/>
          </w:divBdr>
        </w:div>
        <w:div w:id="1173179576">
          <w:marLeft w:val="640"/>
          <w:marRight w:val="0"/>
          <w:marTop w:val="0"/>
          <w:marBottom w:val="0"/>
          <w:divBdr>
            <w:top w:val="none" w:sz="0" w:space="0" w:color="auto"/>
            <w:left w:val="none" w:sz="0" w:space="0" w:color="auto"/>
            <w:bottom w:val="none" w:sz="0" w:space="0" w:color="auto"/>
            <w:right w:val="none" w:sz="0" w:space="0" w:color="auto"/>
          </w:divBdr>
        </w:div>
        <w:div w:id="1291470733">
          <w:marLeft w:val="640"/>
          <w:marRight w:val="0"/>
          <w:marTop w:val="0"/>
          <w:marBottom w:val="0"/>
          <w:divBdr>
            <w:top w:val="none" w:sz="0" w:space="0" w:color="auto"/>
            <w:left w:val="none" w:sz="0" w:space="0" w:color="auto"/>
            <w:bottom w:val="none" w:sz="0" w:space="0" w:color="auto"/>
            <w:right w:val="none" w:sz="0" w:space="0" w:color="auto"/>
          </w:divBdr>
        </w:div>
        <w:div w:id="55864795">
          <w:marLeft w:val="640"/>
          <w:marRight w:val="0"/>
          <w:marTop w:val="0"/>
          <w:marBottom w:val="0"/>
          <w:divBdr>
            <w:top w:val="none" w:sz="0" w:space="0" w:color="auto"/>
            <w:left w:val="none" w:sz="0" w:space="0" w:color="auto"/>
            <w:bottom w:val="none" w:sz="0" w:space="0" w:color="auto"/>
            <w:right w:val="none" w:sz="0" w:space="0" w:color="auto"/>
          </w:divBdr>
        </w:div>
        <w:div w:id="216669558">
          <w:marLeft w:val="640"/>
          <w:marRight w:val="0"/>
          <w:marTop w:val="0"/>
          <w:marBottom w:val="0"/>
          <w:divBdr>
            <w:top w:val="none" w:sz="0" w:space="0" w:color="auto"/>
            <w:left w:val="none" w:sz="0" w:space="0" w:color="auto"/>
            <w:bottom w:val="none" w:sz="0" w:space="0" w:color="auto"/>
            <w:right w:val="none" w:sz="0" w:space="0" w:color="auto"/>
          </w:divBdr>
        </w:div>
        <w:div w:id="1312980735">
          <w:marLeft w:val="640"/>
          <w:marRight w:val="0"/>
          <w:marTop w:val="0"/>
          <w:marBottom w:val="0"/>
          <w:divBdr>
            <w:top w:val="none" w:sz="0" w:space="0" w:color="auto"/>
            <w:left w:val="none" w:sz="0" w:space="0" w:color="auto"/>
            <w:bottom w:val="none" w:sz="0" w:space="0" w:color="auto"/>
            <w:right w:val="none" w:sz="0" w:space="0" w:color="auto"/>
          </w:divBdr>
        </w:div>
        <w:div w:id="694767179">
          <w:marLeft w:val="640"/>
          <w:marRight w:val="0"/>
          <w:marTop w:val="0"/>
          <w:marBottom w:val="0"/>
          <w:divBdr>
            <w:top w:val="none" w:sz="0" w:space="0" w:color="auto"/>
            <w:left w:val="none" w:sz="0" w:space="0" w:color="auto"/>
            <w:bottom w:val="none" w:sz="0" w:space="0" w:color="auto"/>
            <w:right w:val="none" w:sz="0" w:space="0" w:color="auto"/>
          </w:divBdr>
        </w:div>
        <w:div w:id="990910031">
          <w:marLeft w:val="640"/>
          <w:marRight w:val="0"/>
          <w:marTop w:val="0"/>
          <w:marBottom w:val="0"/>
          <w:divBdr>
            <w:top w:val="none" w:sz="0" w:space="0" w:color="auto"/>
            <w:left w:val="none" w:sz="0" w:space="0" w:color="auto"/>
            <w:bottom w:val="none" w:sz="0" w:space="0" w:color="auto"/>
            <w:right w:val="none" w:sz="0" w:space="0" w:color="auto"/>
          </w:divBdr>
        </w:div>
        <w:div w:id="1524367537">
          <w:marLeft w:val="640"/>
          <w:marRight w:val="0"/>
          <w:marTop w:val="0"/>
          <w:marBottom w:val="0"/>
          <w:divBdr>
            <w:top w:val="none" w:sz="0" w:space="0" w:color="auto"/>
            <w:left w:val="none" w:sz="0" w:space="0" w:color="auto"/>
            <w:bottom w:val="none" w:sz="0" w:space="0" w:color="auto"/>
            <w:right w:val="none" w:sz="0" w:space="0" w:color="auto"/>
          </w:divBdr>
        </w:div>
      </w:divsChild>
    </w:div>
    <w:div w:id="269241528">
      <w:bodyDiv w:val="1"/>
      <w:marLeft w:val="0"/>
      <w:marRight w:val="0"/>
      <w:marTop w:val="0"/>
      <w:marBottom w:val="0"/>
      <w:divBdr>
        <w:top w:val="none" w:sz="0" w:space="0" w:color="auto"/>
        <w:left w:val="none" w:sz="0" w:space="0" w:color="auto"/>
        <w:bottom w:val="none" w:sz="0" w:space="0" w:color="auto"/>
        <w:right w:val="none" w:sz="0" w:space="0" w:color="auto"/>
      </w:divBdr>
      <w:divsChild>
        <w:div w:id="303043302">
          <w:marLeft w:val="640"/>
          <w:marRight w:val="0"/>
          <w:marTop w:val="0"/>
          <w:marBottom w:val="0"/>
          <w:divBdr>
            <w:top w:val="none" w:sz="0" w:space="0" w:color="auto"/>
            <w:left w:val="none" w:sz="0" w:space="0" w:color="auto"/>
            <w:bottom w:val="none" w:sz="0" w:space="0" w:color="auto"/>
            <w:right w:val="none" w:sz="0" w:space="0" w:color="auto"/>
          </w:divBdr>
        </w:div>
      </w:divsChild>
    </w:div>
    <w:div w:id="286014598">
      <w:bodyDiv w:val="1"/>
      <w:marLeft w:val="0"/>
      <w:marRight w:val="0"/>
      <w:marTop w:val="0"/>
      <w:marBottom w:val="0"/>
      <w:divBdr>
        <w:top w:val="none" w:sz="0" w:space="0" w:color="auto"/>
        <w:left w:val="none" w:sz="0" w:space="0" w:color="auto"/>
        <w:bottom w:val="none" w:sz="0" w:space="0" w:color="auto"/>
        <w:right w:val="none" w:sz="0" w:space="0" w:color="auto"/>
      </w:divBdr>
      <w:divsChild>
        <w:div w:id="1986741696">
          <w:marLeft w:val="640"/>
          <w:marRight w:val="0"/>
          <w:marTop w:val="0"/>
          <w:marBottom w:val="0"/>
          <w:divBdr>
            <w:top w:val="none" w:sz="0" w:space="0" w:color="auto"/>
            <w:left w:val="none" w:sz="0" w:space="0" w:color="auto"/>
            <w:bottom w:val="none" w:sz="0" w:space="0" w:color="auto"/>
            <w:right w:val="none" w:sz="0" w:space="0" w:color="auto"/>
          </w:divBdr>
        </w:div>
        <w:div w:id="1847790838">
          <w:marLeft w:val="640"/>
          <w:marRight w:val="0"/>
          <w:marTop w:val="0"/>
          <w:marBottom w:val="0"/>
          <w:divBdr>
            <w:top w:val="none" w:sz="0" w:space="0" w:color="auto"/>
            <w:left w:val="none" w:sz="0" w:space="0" w:color="auto"/>
            <w:bottom w:val="none" w:sz="0" w:space="0" w:color="auto"/>
            <w:right w:val="none" w:sz="0" w:space="0" w:color="auto"/>
          </w:divBdr>
        </w:div>
        <w:div w:id="993610646">
          <w:marLeft w:val="640"/>
          <w:marRight w:val="0"/>
          <w:marTop w:val="0"/>
          <w:marBottom w:val="0"/>
          <w:divBdr>
            <w:top w:val="none" w:sz="0" w:space="0" w:color="auto"/>
            <w:left w:val="none" w:sz="0" w:space="0" w:color="auto"/>
            <w:bottom w:val="none" w:sz="0" w:space="0" w:color="auto"/>
            <w:right w:val="none" w:sz="0" w:space="0" w:color="auto"/>
          </w:divBdr>
        </w:div>
        <w:div w:id="1299846490">
          <w:marLeft w:val="640"/>
          <w:marRight w:val="0"/>
          <w:marTop w:val="0"/>
          <w:marBottom w:val="0"/>
          <w:divBdr>
            <w:top w:val="none" w:sz="0" w:space="0" w:color="auto"/>
            <w:left w:val="none" w:sz="0" w:space="0" w:color="auto"/>
            <w:bottom w:val="none" w:sz="0" w:space="0" w:color="auto"/>
            <w:right w:val="none" w:sz="0" w:space="0" w:color="auto"/>
          </w:divBdr>
        </w:div>
        <w:div w:id="1032339328">
          <w:marLeft w:val="640"/>
          <w:marRight w:val="0"/>
          <w:marTop w:val="0"/>
          <w:marBottom w:val="0"/>
          <w:divBdr>
            <w:top w:val="none" w:sz="0" w:space="0" w:color="auto"/>
            <w:left w:val="none" w:sz="0" w:space="0" w:color="auto"/>
            <w:bottom w:val="none" w:sz="0" w:space="0" w:color="auto"/>
            <w:right w:val="none" w:sz="0" w:space="0" w:color="auto"/>
          </w:divBdr>
        </w:div>
        <w:div w:id="487988979">
          <w:marLeft w:val="640"/>
          <w:marRight w:val="0"/>
          <w:marTop w:val="0"/>
          <w:marBottom w:val="0"/>
          <w:divBdr>
            <w:top w:val="none" w:sz="0" w:space="0" w:color="auto"/>
            <w:left w:val="none" w:sz="0" w:space="0" w:color="auto"/>
            <w:bottom w:val="none" w:sz="0" w:space="0" w:color="auto"/>
            <w:right w:val="none" w:sz="0" w:space="0" w:color="auto"/>
          </w:divBdr>
        </w:div>
        <w:div w:id="1779989117">
          <w:marLeft w:val="640"/>
          <w:marRight w:val="0"/>
          <w:marTop w:val="0"/>
          <w:marBottom w:val="0"/>
          <w:divBdr>
            <w:top w:val="none" w:sz="0" w:space="0" w:color="auto"/>
            <w:left w:val="none" w:sz="0" w:space="0" w:color="auto"/>
            <w:bottom w:val="none" w:sz="0" w:space="0" w:color="auto"/>
            <w:right w:val="none" w:sz="0" w:space="0" w:color="auto"/>
          </w:divBdr>
        </w:div>
        <w:div w:id="1280913518">
          <w:marLeft w:val="640"/>
          <w:marRight w:val="0"/>
          <w:marTop w:val="0"/>
          <w:marBottom w:val="0"/>
          <w:divBdr>
            <w:top w:val="none" w:sz="0" w:space="0" w:color="auto"/>
            <w:left w:val="none" w:sz="0" w:space="0" w:color="auto"/>
            <w:bottom w:val="none" w:sz="0" w:space="0" w:color="auto"/>
            <w:right w:val="none" w:sz="0" w:space="0" w:color="auto"/>
          </w:divBdr>
        </w:div>
        <w:div w:id="161042971">
          <w:marLeft w:val="640"/>
          <w:marRight w:val="0"/>
          <w:marTop w:val="0"/>
          <w:marBottom w:val="0"/>
          <w:divBdr>
            <w:top w:val="none" w:sz="0" w:space="0" w:color="auto"/>
            <w:left w:val="none" w:sz="0" w:space="0" w:color="auto"/>
            <w:bottom w:val="none" w:sz="0" w:space="0" w:color="auto"/>
            <w:right w:val="none" w:sz="0" w:space="0" w:color="auto"/>
          </w:divBdr>
        </w:div>
        <w:div w:id="1686051298">
          <w:marLeft w:val="640"/>
          <w:marRight w:val="0"/>
          <w:marTop w:val="0"/>
          <w:marBottom w:val="0"/>
          <w:divBdr>
            <w:top w:val="none" w:sz="0" w:space="0" w:color="auto"/>
            <w:left w:val="none" w:sz="0" w:space="0" w:color="auto"/>
            <w:bottom w:val="none" w:sz="0" w:space="0" w:color="auto"/>
            <w:right w:val="none" w:sz="0" w:space="0" w:color="auto"/>
          </w:divBdr>
        </w:div>
        <w:div w:id="2032291701">
          <w:marLeft w:val="640"/>
          <w:marRight w:val="0"/>
          <w:marTop w:val="0"/>
          <w:marBottom w:val="0"/>
          <w:divBdr>
            <w:top w:val="none" w:sz="0" w:space="0" w:color="auto"/>
            <w:left w:val="none" w:sz="0" w:space="0" w:color="auto"/>
            <w:bottom w:val="none" w:sz="0" w:space="0" w:color="auto"/>
            <w:right w:val="none" w:sz="0" w:space="0" w:color="auto"/>
          </w:divBdr>
        </w:div>
        <w:div w:id="1330864680">
          <w:marLeft w:val="640"/>
          <w:marRight w:val="0"/>
          <w:marTop w:val="0"/>
          <w:marBottom w:val="0"/>
          <w:divBdr>
            <w:top w:val="none" w:sz="0" w:space="0" w:color="auto"/>
            <w:left w:val="none" w:sz="0" w:space="0" w:color="auto"/>
            <w:bottom w:val="none" w:sz="0" w:space="0" w:color="auto"/>
            <w:right w:val="none" w:sz="0" w:space="0" w:color="auto"/>
          </w:divBdr>
        </w:div>
        <w:div w:id="744836335">
          <w:marLeft w:val="640"/>
          <w:marRight w:val="0"/>
          <w:marTop w:val="0"/>
          <w:marBottom w:val="0"/>
          <w:divBdr>
            <w:top w:val="none" w:sz="0" w:space="0" w:color="auto"/>
            <w:left w:val="none" w:sz="0" w:space="0" w:color="auto"/>
            <w:bottom w:val="none" w:sz="0" w:space="0" w:color="auto"/>
            <w:right w:val="none" w:sz="0" w:space="0" w:color="auto"/>
          </w:divBdr>
        </w:div>
        <w:div w:id="344984181">
          <w:marLeft w:val="640"/>
          <w:marRight w:val="0"/>
          <w:marTop w:val="0"/>
          <w:marBottom w:val="0"/>
          <w:divBdr>
            <w:top w:val="none" w:sz="0" w:space="0" w:color="auto"/>
            <w:left w:val="none" w:sz="0" w:space="0" w:color="auto"/>
            <w:bottom w:val="none" w:sz="0" w:space="0" w:color="auto"/>
            <w:right w:val="none" w:sz="0" w:space="0" w:color="auto"/>
          </w:divBdr>
        </w:div>
        <w:div w:id="1193373284">
          <w:marLeft w:val="640"/>
          <w:marRight w:val="0"/>
          <w:marTop w:val="0"/>
          <w:marBottom w:val="0"/>
          <w:divBdr>
            <w:top w:val="none" w:sz="0" w:space="0" w:color="auto"/>
            <w:left w:val="none" w:sz="0" w:space="0" w:color="auto"/>
            <w:bottom w:val="none" w:sz="0" w:space="0" w:color="auto"/>
            <w:right w:val="none" w:sz="0" w:space="0" w:color="auto"/>
          </w:divBdr>
        </w:div>
        <w:div w:id="405346520">
          <w:marLeft w:val="640"/>
          <w:marRight w:val="0"/>
          <w:marTop w:val="0"/>
          <w:marBottom w:val="0"/>
          <w:divBdr>
            <w:top w:val="none" w:sz="0" w:space="0" w:color="auto"/>
            <w:left w:val="none" w:sz="0" w:space="0" w:color="auto"/>
            <w:bottom w:val="none" w:sz="0" w:space="0" w:color="auto"/>
            <w:right w:val="none" w:sz="0" w:space="0" w:color="auto"/>
          </w:divBdr>
        </w:div>
        <w:div w:id="435639297">
          <w:marLeft w:val="640"/>
          <w:marRight w:val="0"/>
          <w:marTop w:val="0"/>
          <w:marBottom w:val="0"/>
          <w:divBdr>
            <w:top w:val="none" w:sz="0" w:space="0" w:color="auto"/>
            <w:left w:val="none" w:sz="0" w:space="0" w:color="auto"/>
            <w:bottom w:val="none" w:sz="0" w:space="0" w:color="auto"/>
            <w:right w:val="none" w:sz="0" w:space="0" w:color="auto"/>
          </w:divBdr>
        </w:div>
        <w:div w:id="1190219575">
          <w:marLeft w:val="640"/>
          <w:marRight w:val="0"/>
          <w:marTop w:val="0"/>
          <w:marBottom w:val="0"/>
          <w:divBdr>
            <w:top w:val="none" w:sz="0" w:space="0" w:color="auto"/>
            <w:left w:val="none" w:sz="0" w:space="0" w:color="auto"/>
            <w:bottom w:val="none" w:sz="0" w:space="0" w:color="auto"/>
            <w:right w:val="none" w:sz="0" w:space="0" w:color="auto"/>
          </w:divBdr>
        </w:div>
        <w:div w:id="70858776">
          <w:marLeft w:val="640"/>
          <w:marRight w:val="0"/>
          <w:marTop w:val="0"/>
          <w:marBottom w:val="0"/>
          <w:divBdr>
            <w:top w:val="none" w:sz="0" w:space="0" w:color="auto"/>
            <w:left w:val="none" w:sz="0" w:space="0" w:color="auto"/>
            <w:bottom w:val="none" w:sz="0" w:space="0" w:color="auto"/>
            <w:right w:val="none" w:sz="0" w:space="0" w:color="auto"/>
          </w:divBdr>
        </w:div>
      </w:divsChild>
    </w:div>
    <w:div w:id="301350287">
      <w:bodyDiv w:val="1"/>
      <w:marLeft w:val="0"/>
      <w:marRight w:val="0"/>
      <w:marTop w:val="0"/>
      <w:marBottom w:val="0"/>
      <w:divBdr>
        <w:top w:val="none" w:sz="0" w:space="0" w:color="auto"/>
        <w:left w:val="none" w:sz="0" w:space="0" w:color="auto"/>
        <w:bottom w:val="none" w:sz="0" w:space="0" w:color="auto"/>
        <w:right w:val="none" w:sz="0" w:space="0" w:color="auto"/>
      </w:divBdr>
      <w:divsChild>
        <w:div w:id="2054621981">
          <w:marLeft w:val="640"/>
          <w:marRight w:val="0"/>
          <w:marTop w:val="0"/>
          <w:marBottom w:val="0"/>
          <w:divBdr>
            <w:top w:val="none" w:sz="0" w:space="0" w:color="auto"/>
            <w:left w:val="none" w:sz="0" w:space="0" w:color="auto"/>
            <w:bottom w:val="none" w:sz="0" w:space="0" w:color="auto"/>
            <w:right w:val="none" w:sz="0" w:space="0" w:color="auto"/>
          </w:divBdr>
        </w:div>
        <w:div w:id="1589345937">
          <w:marLeft w:val="640"/>
          <w:marRight w:val="0"/>
          <w:marTop w:val="0"/>
          <w:marBottom w:val="0"/>
          <w:divBdr>
            <w:top w:val="none" w:sz="0" w:space="0" w:color="auto"/>
            <w:left w:val="none" w:sz="0" w:space="0" w:color="auto"/>
            <w:bottom w:val="none" w:sz="0" w:space="0" w:color="auto"/>
            <w:right w:val="none" w:sz="0" w:space="0" w:color="auto"/>
          </w:divBdr>
        </w:div>
        <w:div w:id="688063619">
          <w:marLeft w:val="640"/>
          <w:marRight w:val="0"/>
          <w:marTop w:val="0"/>
          <w:marBottom w:val="0"/>
          <w:divBdr>
            <w:top w:val="none" w:sz="0" w:space="0" w:color="auto"/>
            <w:left w:val="none" w:sz="0" w:space="0" w:color="auto"/>
            <w:bottom w:val="none" w:sz="0" w:space="0" w:color="auto"/>
            <w:right w:val="none" w:sz="0" w:space="0" w:color="auto"/>
          </w:divBdr>
        </w:div>
        <w:div w:id="475991568">
          <w:marLeft w:val="640"/>
          <w:marRight w:val="0"/>
          <w:marTop w:val="0"/>
          <w:marBottom w:val="0"/>
          <w:divBdr>
            <w:top w:val="none" w:sz="0" w:space="0" w:color="auto"/>
            <w:left w:val="none" w:sz="0" w:space="0" w:color="auto"/>
            <w:bottom w:val="none" w:sz="0" w:space="0" w:color="auto"/>
            <w:right w:val="none" w:sz="0" w:space="0" w:color="auto"/>
          </w:divBdr>
        </w:div>
        <w:div w:id="2019502453">
          <w:marLeft w:val="640"/>
          <w:marRight w:val="0"/>
          <w:marTop w:val="0"/>
          <w:marBottom w:val="0"/>
          <w:divBdr>
            <w:top w:val="none" w:sz="0" w:space="0" w:color="auto"/>
            <w:left w:val="none" w:sz="0" w:space="0" w:color="auto"/>
            <w:bottom w:val="none" w:sz="0" w:space="0" w:color="auto"/>
            <w:right w:val="none" w:sz="0" w:space="0" w:color="auto"/>
          </w:divBdr>
        </w:div>
        <w:div w:id="2131706643">
          <w:marLeft w:val="640"/>
          <w:marRight w:val="0"/>
          <w:marTop w:val="0"/>
          <w:marBottom w:val="0"/>
          <w:divBdr>
            <w:top w:val="none" w:sz="0" w:space="0" w:color="auto"/>
            <w:left w:val="none" w:sz="0" w:space="0" w:color="auto"/>
            <w:bottom w:val="none" w:sz="0" w:space="0" w:color="auto"/>
            <w:right w:val="none" w:sz="0" w:space="0" w:color="auto"/>
          </w:divBdr>
        </w:div>
        <w:div w:id="1017586821">
          <w:marLeft w:val="640"/>
          <w:marRight w:val="0"/>
          <w:marTop w:val="0"/>
          <w:marBottom w:val="0"/>
          <w:divBdr>
            <w:top w:val="none" w:sz="0" w:space="0" w:color="auto"/>
            <w:left w:val="none" w:sz="0" w:space="0" w:color="auto"/>
            <w:bottom w:val="none" w:sz="0" w:space="0" w:color="auto"/>
            <w:right w:val="none" w:sz="0" w:space="0" w:color="auto"/>
          </w:divBdr>
        </w:div>
        <w:div w:id="503060087">
          <w:marLeft w:val="640"/>
          <w:marRight w:val="0"/>
          <w:marTop w:val="0"/>
          <w:marBottom w:val="0"/>
          <w:divBdr>
            <w:top w:val="none" w:sz="0" w:space="0" w:color="auto"/>
            <w:left w:val="none" w:sz="0" w:space="0" w:color="auto"/>
            <w:bottom w:val="none" w:sz="0" w:space="0" w:color="auto"/>
            <w:right w:val="none" w:sz="0" w:space="0" w:color="auto"/>
          </w:divBdr>
        </w:div>
        <w:div w:id="1558664701">
          <w:marLeft w:val="640"/>
          <w:marRight w:val="0"/>
          <w:marTop w:val="0"/>
          <w:marBottom w:val="0"/>
          <w:divBdr>
            <w:top w:val="none" w:sz="0" w:space="0" w:color="auto"/>
            <w:left w:val="none" w:sz="0" w:space="0" w:color="auto"/>
            <w:bottom w:val="none" w:sz="0" w:space="0" w:color="auto"/>
            <w:right w:val="none" w:sz="0" w:space="0" w:color="auto"/>
          </w:divBdr>
        </w:div>
        <w:div w:id="1620841435">
          <w:marLeft w:val="640"/>
          <w:marRight w:val="0"/>
          <w:marTop w:val="0"/>
          <w:marBottom w:val="0"/>
          <w:divBdr>
            <w:top w:val="none" w:sz="0" w:space="0" w:color="auto"/>
            <w:left w:val="none" w:sz="0" w:space="0" w:color="auto"/>
            <w:bottom w:val="none" w:sz="0" w:space="0" w:color="auto"/>
            <w:right w:val="none" w:sz="0" w:space="0" w:color="auto"/>
          </w:divBdr>
        </w:div>
        <w:div w:id="1371147966">
          <w:marLeft w:val="640"/>
          <w:marRight w:val="0"/>
          <w:marTop w:val="0"/>
          <w:marBottom w:val="0"/>
          <w:divBdr>
            <w:top w:val="none" w:sz="0" w:space="0" w:color="auto"/>
            <w:left w:val="none" w:sz="0" w:space="0" w:color="auto"/>
            <w:bottom w:val="none" w:sz="0" w:space="0" w:color="auto"/>
            <w:right w:val="none" w:sz="0" w:space="0" w:color="auto"/>
          </w:divBdr>
        </w:div>
        <w:div w:id="565918599">
          <w:marLeft w:val="640"/>
          <w:marRight w:val="0"/>
          <w:marTop w:val="0"/>
          <w:marBottom w:val="0"/>
          <w:divBdr>
            <w:top w:val="none" w:sz="0" w:space="0" w:color="auto"/>
            <w:left w:val="none" w:sz="0" w:space="0" w:color="auto"/>
            <w:bottom w:val="none" w:sz="0" w:space="0" w:color="auto"/>
            <w:right w:val="none" w:sz="0" w:space="0" w:color="auto"/>
          </w:divBdr>
        </w:div>
        <w:div w:id="1004549703">
          <w:marLeft w:val="640"/>
          <w:marRight w:val="0"/>
          <w:marTop w:val="0"/>
          <w:marBottom w:val="0"/>
          <w:divBdr>
            <w:top w:val="none" w:sz="0" w:space="0" w:color="auto"/>
            <w:left w:val="none" w:sz="0" w:space="0" w:color="auto"/>
            <w:bottom w:val="none" w:sz="0" w:space="0" w:color="auto"/>
            <w:right w:val="none" w:sz="0" w:space="0" w:color="auto"/>
          </w:divBdr>
        </w:div>
        <w:div w:id="1720930165">
          <w:marLeft w:val="640"/>
          <w:marRight w:val="0"/>
          <w:marTop w:val="0"/>
          <w:marBottom w:val="0"/>
          <w:divBdr>
            <w:top w:val="none" w:sz="0" w:space="0" w:color="auto"/>
            <w:left w:val="none" w:sz="0" w:space="0" w:color="auto"/>
            <w:bottom w:val="none" w:sz="0" w:space="0" w:color="auto"/>
            <w:right w:val="none" w:sz="0" w:space="0" w:color="auto"/>
          </w:divBdr>
        </w:div>
        <w:div w:id="1460878977">
          <w:marLeft w:val="640"/>
          <w:marRight w:val="0"/>
          <w:marTop w:val="0"/>
          <w:marBottom w:val="0"/>
          <w:divBdr>
            <w:top w:val="none" w:sz="0" w:space="0" w:color="auto"/>
            <w:left w:val="none" w:sz="0" w:space="0" w:color="auto"/>
            <w:bottom w:val="none" w:sz="0" w:space="0" w:color="auto"/>
            <w:right w:val="none" w:sz="0" w:space="0" w:color="auto"/>
          </w:divBdr>
        </w:div>
        <w:div w:id="1924223488">
          <w:marLeft w:val="640"/>
          <w:marRight w:val="0"/>
          <w:marTop w:val="0"/>
          <w:marBottom w:val="0"/>
          <w:divBdr>
            <w:top w:val="none" w:sz="0" w:space="0" w:color="auto"/>
            <w:left w:val="none" w:sz="0" w:space="0" w:color="auto"/>
            <w:bottom w:val="none" w:sz="0" w:space="0" w:color="auto"/>
            <w:right w:val="none" w:sz="0" w:space="0" w:color="auto"/>
          </w:divBdr>
        </w:div>
        <w:div w:id="1779254763">
          <w:marLeft w:val="640"/>
          <w:marRight w:val="0"/>
          <w:marTop w:val="0"/>
          <w:marBottom w:val="0"/>
          <w:divBdr>
            <w:top w:val="none" w:sz="0" w:space="0" w:color="auto"/>
            <w:left w:val="none" w:sz="0" w:space="0" w:color="auto"/>
            <w:bottom w:val="none" w:sz="0" w:space="0" w:color="auto"/>
            <w:right w:val="none" w:sz="0" w:space="0" w:color="auto"/>
          </w:divBdr>
        </w:div>
        <w:div w:id="1927223105">
          <w:marLeft w:val="640"/>
          <w:marRight w:val="0"/>
          <w:marTop w:val="0"/>
          <w:marBottom w:val="0"/>
          <w:divBdr>
            <w:top w:val="none" w:sz="0" w:space="0" w:color="auto"/>
            <w:left w:val="none" w:sz="0" w:space="0" w:color="auto"/>
            <w:bottom w:val="none" w:sz="0" w:space="0" w:color="auto"/>
            <w:right w:val="none" w:sz="0" w:space="0" w:color="auto"/>
          </w:divBdr>
        </w:div>
        <w:div w:id="730424825">
          <w:marLeft w:val="640"/>
          <w:marRight w:val="0"/>
          <w:marTop w:val="0"/>
          <w:marBottom w:val="0"/>
          <w:divBdr>
            <w:top w:val="none" w:sz="0" w:space="0" w:color="auto"/>
            <w:left w:val="none" w:sz="0" w:space="0" w:color="auto"/>
            <w:bottom w:val="none" w:sz="0" w:space="0" w:color="auto"/>
            <w:right w:val="none" w:sz="0" w:space="0" w:color="auto"/>
          </w:divBdr>
        </w:div>
        <w:div w:id="981885042">
          <w:marLeft w:val="640"/>
          <w:marRight w:val="0"/>
          <w:marTop w:val="0"/>
          <w:marBottom w:val="0"/>
          <w:divBdr>
            <w:top w:val="none" w:sz="0" w:space="0" w:color="auto"/>
            <w:left w:val="none" w:sz="0" w:space="0" w:color="auto"/>
            <w:bottom w:val="none" w:sz="0" w:space="0" w:color="auto"/>
            <w:right w:val="none" w:sz="0" w:space="0" w:color="auto"/>
          </w:divBdr>
        </w:div>
        <w:div w:id="554854133">
          <w:marLeft w:val="640"/>
          <w:marRight w:val="0"/>
          <w:marTop w:val="0"/>
          <w:marBottom w:val="0"/>
          <w:divBdr>
            <w:top w:val="none" w:sz="0" w:space="0" w:color="auto"/>
            <w:left w:val="none" w:sz="0" w:space="0" w:color="auto"/>
            <w:bottom w:val="none" w:sz="0" w:space="0" w:color="auto"/>
            <w:right w:val="none" w:sz="0" w:space="0" w:color="auto"/>
          </w:divBdr>
        </w:div>
        <w:div w:id="2017225039">
          <w:marLeft w:val="640"/>
          <w:marRight w:val="0"/>
          <w:marTop w:val="0"/>
          <w:marBottom w:val="0"/>
          <w:divBdr>
            <w:top w:val="none" w:sz="0" w:space="0" w:color="auto"/>
            <w:left w:val="none" w:sz="0" w:space="0" w:color="auto"/>
            <w:bottom w:val="none" w:sz="0" w:space="0" w:color="auto"/>
            <w:right w:val="none" w:sz="0" w:space="0" w:color="auto"/>
          </w:divBdr>
        </w:div>
        <w:div w:id="646520944">
          <w:marLeft w:val="640"/>
          <w:marRight w:val="0"/>
          <w:marTop w:val="0"/>
          <w:marBottom w:val="0"/>
          <w:divBdr>
            <w:top w:val="none" w:sz="0" w:space="0" w:color="auto"/>
            <w:left w:val="none" w:sz="0" w:space="0" w:color="auto"/>
            <w:bottom w:val="none" w:sz="0" w:space="0" w:color="auto"/>
            <w:right w:val="none" w:sz="0" w:space="0" w:color="auto"/>
          </w:divBdr>
        </w:div>
        <w:div w:id="2032148983">
          <w:marLeft w:val="640"/>
          <w:marRight w:val="0"/>
          <w:marTop w:val="0"/>
          <w:marBottom w:val="0"/>
          <w:divBdr>
            <w:top w:val="none" w:sz="0" w:space="0" w:color="auto"/>
            <w:left w:val="none" w:sz="0" w:space="0" w:color="auto"/>
            <w:bottom w:val="none" w:sz="0" w:space="0" w:color="auto"/>
            <w:right w:val="none" w:sz="0" w:space="0" w:color="auto"/>
          </w:divBdr>
        </w:div>
        <w:div w:id="292179167">
          <w:marLeft w:val="640"/>
          <w:marRight w:val="0"/>
          <w:marTop w:val="0"/>
          <w:marBottom w:val="0"/>
          <w:divBdr>
            <w:top w:val="none" w:sz="0" w:space="0" w:color="auto"/>
            <w:left w:val="none" w:sz="0" w:space="0" w:color="auto"/>
            <w:bottom w:val="none" w:sz="0" w:space="0" w:color="auto"/>
            <w:right w:val="none" w:sz="0" w:space="0" w:color="auto"/>
          </w:divBdr>
        </w:div>
        <w:div w:id="803546254">
          <w:marLeft w:val="640"/>
          <w:marRight w:val="0"/>
          <w:marTop w:val="0"/>
          <w:marBottom w:val="0"/>
          <w:divBdr>
            <w:top w:val="none" w:sz="0" w:space="0" w:color="auto"/>
            <w:left w:val="none" w:sz="0" w:space="0" w:color="auto"/>
            <w:bottom w:val="none" w:sz="0" w:space="0" w:color="auto"/>
            <w:right w:val="none" w:sz="0" w:space="0" w:color="auto"/>
          </w:divBdr>
        </w:div>
        <w:div w:id="1626548402">
          <w:marLeft w:val="640"/>
          <w:marRight w:val="0"/>
          <w:marTop w:val="0"/>
          <w:marBottom w:val="0"/>
          <w:divBdr>
            <w:top w:val="none" w:sz="0" w:space="0" w:color="auto"/>
            <w:left w:val="none" w:sz="0" w:space="0" w:color="auto"/>
            <w:bottom w:val="none" w:sz="0" w:space="0" w:color="auto"/>
            <w:right w:val="none" w:sz="0" w:space="0" w:color="auto"/>
          </w:divBdr>
        </w:div>
        <w:div w:id="1535536237">
          <w:marLeft w:val="640"/>
          <w:marRight w:val="0"/>
          <w:marTop w:val="0"/>
          <w:marBottom w:val="0"/>
          <w:divBdr>
            <w:top w:val="none" w:sz="0" w:space="0" w:color="auto"/>
            <w:left w:val="none" w:sz="0" w:space="0" w:color="auto"/>
            <w:bottom w:val="none" w:sz="0" w:space="0" w:color="auto"/>
            <w:right w:val="none" w:sz="0" w:space="0" w:color="auto"/>
          </w:divBdr>
        </w:div>
        <w:div w:id="1150056623">
          <w:marLeft w:val="640"/>
          <w:marRight w:val="0"/>
          <w:marTop w:val="0"/>
          <w:marBottom w:val="0"/>
          <w:divBdr>
            <w:top w:val="none" w:sz="0" w:space="0" w:color="auto"/>
            <w:left w:val="none" w:sz="0" w:space="0" w:color="auto"/>
            <w:bottom w:val="none" w:sz="0" w:space="0" w:color="auto"/>
            <w:right w:val="none" w:sz="0" w:space="0" w:color="auto"/>
          </w:divBdr>
        </w:div>
        <w:div w:id="2060090267">
          <w:marLeft w:val="640"/>
          <w:marRight w:val="0"/>
          <w:marTop w:val="0"/>
          <w:marBottom w:val="0"/>
          <w:divBdr>
            <w:top w:val="none" w:sz="0" w:space="0" w:color="auto"/>
            <w:left w:val="none" w:sz="0" w:space="0" w:color="auto"/>
            <w:bottom w:val="none" w:sz="0" w:space="0" w:color="auto"/>
            <w:right w:val="none" w:sz="0" w:space="0" w:color="auto"/>
          </w:divBdr>
        </w:div>
        <w:div w:id="386731103">
          <w:marLeft w:val="640"/>
          <w:marRight w:val="0"/>
          <w:marTop w:val="0"/>
          <w:marBottom w:val="0"/>
          <w:divBdr>
            <w:top w:val="none" w:sz="0" w:space="0" w:color="auto"/>
            <w:left w:val="none" w:sz="0" w:space="0" w:color="auto"/>
            <w:bottom w:val="none" w:sz="0" w:space="0" w:color="auto"/>
            <w:right w:val="none" w:sz="0" w:space="0" w:color="auto"/>
          </w:divBdr>
        </w:div>
      </w:divsChild>
    </w:div>
    <w:div w:id="309554703">
      <w:bodyDiv w:val="1"/>
      <w:marLeft w:val="0"/>
      <w:marRight w:val="0"/>
      <w:marTop w:val="0"/>
      <w:marBottom w:val="0"/>
      <w:divBdr>
        <w:top w:val="none" w:sz="0" w:space="0" w:color="auto"/>
        <w:left w:val="none" w:sz="0" w:space="0" w:color="auto"/>
        <w:bottom w:val="none" w:sz="0" w:space="0" w:color="auto"/>
        <w:right w:val="none" w:sz="0" w:space="0" w:color="auto"/>
      </w:divBdr>
      <w:divsChild>
        <w:div w:id="1300571799">
          <w:marLeft w:val="640"/>
          <w:marRight w:val="0"/>
          <w:marTop w:val="0"/>
          <w:marBottom w:val="0"/>
          <w:divBdr>
            <w:top w:val="none" w:sz="0" w:space="0" w:color="auto"/>
            <w:left w:val="none" w:sz="0" w:space="0" w:color="auto"/>
            <w:bottom w:val="none" w:sz="0" w:space="0" w:color="auto"/>
            <w:right w:val="none" w:sz="0" w:space="0" w:color="auto"/>
          </w:divBdr>
        </w:div>
        <w:div w:id="63837446">
          <w:marLeft w:val="640"/>
          <w:marRight w:val="0"/>
          <w:marTop w:val="0"/>
          <w:marBottom w:val="0"/>
          <w:divBdr>
            <w:top w:val="none" w:sz="0" w:space="0" w:color="auto"/>
            <w:left w:val="none" w:sz="0" w:space="0" w:color="auto"/>
            <w:bottom w:val="none" w:sz="0" w:space="0" w:color="auto"/>
            <w:right w:val="none" w:sz="0" w:space="0" w:color="auto"/>
          </w:divBdr>
        </w:div>
        <w:div w:id="530150153">
          <w:marLeft w:val="640"/>
          <w:marRight w:val="0"/>
          <w:marTop w:val="0"/>
          <w:marBottom w:val="0"/>
          <w:divBdr>
            <w:top w:val="none" w:sz="0" w:space="0" w:color="auto"/>
            <w:left w:val="none" w:sz="0" w:space="0" w:color="auto"/>
            <w:bottom w:val="none" w:sz="0" w:space="0" w:color="auto"/>
            <w:right w:val="none" w:sz="0" w:space="0" w:color="auto"/>
          </w:divBdr>
        </w:div>
        <w:div w:id="1259673894">
          <w:marLeft w:val="640"/>
          <w:marRight w:val="0"/>
          <w:marTop w:val="0"/>
          <w:marBottom w:val="0"/>
          <w:divBdr>
            <w:top w:val="none" w:sz="0" w:space="0" w:color="auto"/>
            <w:left w:val="none" w:sz="0" w:space="0" w:color="auto"/>
            <w:bottom w:val="none" w:sz="0" w:space="0" w:color="auto"/>
            <w:right w:val="none" w:sz="0" w:space="0" w:color="auto"/>
          </w:divBdr>
        </w:div>
        <w:div w:id="1690719287">
          <w:marLeft w:val="640"/>
          <w:marRight w:val="0"/>
          <w:marTop w:val="0"/>
          <w:marBottom w:val="0"/>
          <w:divBdr>
            <w:top w:val="none" w:sz="0" w:space="0" w:color="auto"/>
            <w:left w:val="none" w:sz="0" w:space="0" w:color="auto"/>
            <w:bottom w:val="none" w:sz="0" w:space="0" w:color="auto"/>
            <w:right w:val="none" w:sz="0" w:space="0" w:color="auto"/>
          </w:divBdr>
        </w:div>
        <w:div w:id="1460606473">
          <w:marLeft w:val="640"/>
          <w:marRight w:val="0"/>
          <w:marTop w:val="0"/>
          <w:marBottom w:val="0"/>
          <w:divBdr>
            <w:top w:val="none" w:sz="0" w:space="0" w:color="auto"/>
            <w:left w:val="none" w:sz="0" w:space="0" w:color="auto"/>
            <w:bottom w:val="none" w:sz="0" w:space="0" w:color="auto"/>
            <w:right w:val="none" w:sz="0" w:space="0" w:color="auto"/>
          </w:divBdr>
        </w:div>
        <w:div w:id="1963537817">
          <w:marLeft w:val="640"/>
          <w:marRight w:val="0"/>
          <w:marTop w:val="0"/>
          <w:marBottom w:val="0"/>
          <w:divBdr>
            <w:top w:val="none" w:sz="0" w:space="0" w:color="auto"/>
            <w:left w:val="none" w:sz="0" w:space="0" w:color="auto"/>
            <w:bottom w:val="none" w:sz="0" w:space="0" w:color="auto"/>
            <w:right w:val="none" w:sz="0" w:space="0" w:color="auto"/>
          </w:divBdr>
        </w:div>
        <w:div w:id="1093211687">
          <w:marLeft w:val="640"/>
          <w:marRight w:val="0"/>
          <w:marTop w:val="0"/>
          <w:marBottom w:val="0"/>
          <w:divBdr>
            <w:top w:val="none" w:sz="0" w:space="0" w:color="auto"/>
            <w:left w:val="none" w:sz="0" w:space="0" w:color="auto"/>
            <w:bottom w:val="none" w:sz="0" w:space="0" w:color="auto"/>
            <w:right w:val="none" w:sz="0" w:space="0" w:color="auto"/>
          </w:divBdr>
        </w:div>
        <w:div w:id="1882012811">
          <w:marLeft w:val="640"/>
          <w:marRight w:val="0"/>
          <w:marTop w:val="0"/>
          <w:marBottom w:val="0"/>
          <w:divBdr>
            <w:top w:val="none" w:sz="0" w:space="0" w:color="auto"/>
            <w:left w:val="none" w:sz="0" w:space="0" w:color="auto"/>
            <w:bottom w:val="none" w:sz="0" w:space="0" w:color="auto"/>
            <w:right w:val="none" w:sz="0" w:space="0" w:color="auto"/>
          </w:divBdr>
        </w:div>
        <w:div w:id="1097209087">
          <w:marLeft w:val="640"/>
          <w:marRight w:val="0"/>
          <w:marTop w:val="0"/>
          <w:marBottom w:val="0"/>
          <w:divBdr>
            <w:top w:val="none" w:sz="0" w:space="0" w:color="auto"/>
            <w:left w:val="none" w:sz="0" w:space="0" w:color="auto"/>
            <w:bottom w:val="none" w:sz="0" w:space="0" w:color="auto"/>
            <w:right w:val="none" w:sz="0" w:space="0" w:color="auto"/>
          </w:divBdr>
        </w:div>
        <w:div w:id="155998178">
          <w:marLeft w:val="640"/>
          <w:marRight w:val="0"/>
          <w:marTop w:val="0"/>
          <w:marBottom w:val="0"/>
          <w:divBdr>
            <w:top w:val="none" w:sz="0" w:space="0" w:color="auto"/>
            <w:left w:val="none" w:sz="0" w:space="0" w:color="auto"/>
            <w:bottom w:val="none" w:sz="0" w:space="0" w:color="auto"/>
            <w:right w:val="none" w:sz="0" w:space="0" w:color="auto"/>
          </w:divBdr>
        </w:div>
        <w:div w:id="215969540">
          <w:marLeft w:val="640"/>
          <w:marRight w:val="0"/>
          <w:marTop w:val="0"/>
          <w:marBottom w:val="0"/>
          <w:divBdr>
            <w:top w:val="none" w:sz="0" w:space="0" w:color="auto"/>
            <w:left w:val="none" w:sz="0" w:space="0" w:color="auto"/>
            <w:bottom w:val="none" w:sz="0" w:space="0" w:color="auto"/>
            <w:right w:val="none" w:sz="0" w:space="0" w:color="auto"/>
          </w:divBdr>
        </w:div>
      </w:divsChild>
    </w:div>
    <w:div w:id="329795709">
      <w:bodyDiv w:val="1"/>
      <w:marLeft w:val="0"/>
      <w:marRight w:val="0"/>
      <w:marTop w:val="0"/>
      <w:marBottom w:val="0"/>
      <w:divBdr>
        <w:top w:val="none" w:sz="0" w:space="0" w:color="auto"/>
        <w:left w:val="none" w:sz="0" w:space="0" w:color="auto"/>
        <w:bottom w:val="none" w:sz="0" w:space="0" w:color="auto"/>
        <w:right w:val="none" w:sz="0" w:space="0" w:color="auto"/>
      </w:divBdr>
      <w:divsChild>
        <w:div w:id="277107356">
          <w:marLeft w:val="640"/>
          <w:marRight w:val="0"/>
          <w:marTop w:val="0"/>
          <w:marBottom w:val="0"/>
          <w:divBdr>
            <w:top w:val="none" w:sz="0" w:space="0" w:color="auto"/>
            <w:left w:val="none" w:sz="0" w:space="0" w:color="auto"/>
            <w:bottom w:val="none" w:sz="0" w:space="0" w:color="auto"/>
            <w:right w:val="none" w:sz="0" w:space="0" w:color="auto"/>
          </w:divBdr>
        </w:div>
        <w:div w:id="984696638">
          <w:marLeft w:val="640"/>
          <w:marRight w:val="0"/>
          <w:marTop w:val="0"/>
          <w:marBottom w:val="0"/>
          <w:divBdr>
            <w:top w:val="none" w:sz="0" w:space="0" w:color="auto"/>
            <w:left w:val="none" w:sz="0" w:space="0" w:color="auto"/>
            <w:bottom w:val="none" w:sz="0" w:space="0" w:color="auto"/>
            <w:right w:val="none" w:sz="0" w:space="0" w:color="auto"/>
          </w:divBdr>
        </w:div>
        <w:div w:id="970281126">
          <w:marLeft w:val="640"/>
          <w:marRight w:val="0"/>
          <w:marTop w:val="0"/>
          <w:marBottom w:val="0"/>
          <w:divBdr>
            <w:top w:val="none" w:sz="0" w:space="0" w:color="auto"/>
            <w:left w:val="none" w:sz="0" w:space="0" w:color="auto"/>
            <w:bottom w:val="none" w:sz="0" w:space="0" w:color="auto"/>
            <w:right w:val="none" w:sz="0" w:space="0" w:color="auto"/>
          </w:divBdr>
        </w:div>
        <w:div w:id="383137993">
          <w:marLeft w:val="640"/>
          <w:marRight w:val="0"/>
          <w:marTop w:val="0"/>
          <w:marBottom w:val="0"/>
          <w:divBdr>
            <w:top w:val="none" w:sz="0" w:space="0" w:color="auto"/>
            <w:left w:val="none" w:sz="0" w:space="0" w:color="auto"/>
            <w:bottom w:val="none" w:sz="0" w:space="0" w:color="auto"/>
            <w:right w:val="none" w:sz="0" w:space="0" w:color="auto"/>
          </w:divBdr>
        </w:div>
        <w:div w:id="485390973">
          <w:marLeft w:val="640"/>
          <w:marRight w:val="0"/>
          <w:marTop w:val="0"/>
          <w:marBottom w:val="0"/>
          <w:divBdr>
            <w:top w:val="none" w:sz="0" w:space="0" w:color="auto"/>
            <w:left w:val="none" w:sz="0" w:space="0" w:color="auto"/>
            <w:bottom w:val="none" w:sz="0" w:space="0" w:color="auto"/>
            <w:right w:val="none" w:sz="0" w:space="0" w:color="auto"/>
          </w:divBdr>
        </w:div>
        <w:div w:id="1124084204">
          <w:marLeft w:val="640"/>
          <w:marRight w:val="0"/>
          <w:marTop w:val="0"/>
          <w:marBottom w:val="0"/>
          <w:divBdr>
            <w:top w:val="none" w:sz="0" w:space="0" w:color="auto"/>
            <w:left w:val="none" w:sz="0" w:space="0" w:color="auto"/>
            <w:bottom w:val="none" w:sz="0" w:space="0" w:color="auto"/>
            <w:right w:val="none" w:sz="0" w:space="0" w:color="auto"/>
          </w:divBdr>
        </w:div>
        <w:div w:id="1693919148">
          <w:marLeft w:val="640"/>
          <w:marRight w:val="0"/>
          <w:marTop w:val="0"/>
          <w:marBottom w:val="0"/>
          <w:divBdr>
            <w:top w:val="none" w:sz="0" w:space="0" w:color="auto"/>
            <w:left w:val="none" w:sz="0" w:space="0" w:color="auto"/>
            <w:bottom w:val="none" w:sz="0" w:space="0" w:color="auto"/>
            <w:right w:val="none" w:sz="0" w:space="0" w:color="auto"/>
          </w:divBdr>
        </w:div>
        <w:div w:id="2022389981">
          <w:marLeft w:val="640"/>
          <w:marRight w:val="0"/>
          <w:marTop w:val="0"/>
          <w:marBottom w:val="0"/>
          <w:divBdr>
            <w:top w:val="none" w:sz="0" w:space="0" w:color="auto"/>
            <w:left w:val="none" w:sz="0" w:space="0" w:color="auto"/>
            <w:bottom w:val="none" w:sz="0" w:space="0" w:color="auto"/>
            <w:right w:val="none" w:sz="0" w:space="0" w:color="auto"/>
          </w:divBdr>
        </w:div>
        <w:div w:id="556668922">
          <w:marLeft w:val="640"/>
          <w:marRight w:val="0"/>
          <w:marTop w:val="0"/>
          <w:marBottom w:val="0"/>
          <w:divBdr>
            <w:top w:val="none" w:sz="0" w:space="0" w:color="auto"/>
            <w:left w:val="none" w:sz="0" w:space="0" w:color="auto"/>
            <w:bottom w:val="none" w:sz="0" w:space="0" w:color="auto"/>
            <w:right w:val="none" w:sz="0" w:space="0" w:color="auto"/>
          </w:divBdr>
        </w:div>
        <w:div w:id="1666518660">
          <w:marLeft w:val="640"/>
          <w:marRight w:val="0"/>
          <w:marTop w:val="0"/>
          <w:marBottom w:val="0"/>
          <w:divBdr>
            <w:top w:val="none" w:sz="0" w:space="0" w:color="auto"/>
            <w:left w:val="none" w:sz="0" w:space="0" w:color="auto"/>
            <w:bottom w:val="none" w:sz="0" w:space="0" w:color="auto"/>
            <w:right w:val="none" w:sz="0" w:space="0" w:color="auto"/>
          </w:divBdr>
        </w:div>
        <w:div w:id="1632785348">
          <w:marLeft w:val="640"/>
          <w:marRight w:val="0"/>
          <w:marTop w:val="0"/>
          <w:marBottom w:val="0"/>
          <w:divBdr>
            <w:top w:val="none" w:sz="0" w:space="0" w:color="auto"/>
            <w:left w:val="none" w:sz="0" w:space="0" w:color="auto"/>
            <w:bottom w:val="none" w:sz="0" w:space="0" w:color="auto"/>
            <w:right w:val="none" w:sz="0" w:space="0" w:color="auto"/>
          </w:divBdr>
        </w:div>
        <w:div w:id="928733106">
          <w:marLeft w:val="640"/>
          <w:marRight w:val="0"/>
          <w:marTop w:val="0"/>
          <w:marBottom w:val="0"/>
          <w:divBdr>
            <w:top w:val="none" w:sz="0" w:space="0" w:color="auto"/>
            <w:left w:val="none" w:sz="0" w:space="0" w:color="auto"/>
            <w:bottom w:val="none" w:sz="0" w:space="0" w:color="auto"/>
            <w:right w:val="none" w:sz="0" w:space="0" w:color="auto"/>
          </w:divBdr>
        </w:div>
        <w:div w:id="1530799539">
          <w:marLeft w:val="640"/>
          <w:marRight w:val="0"/>
          <w:marTop w:val="0"/>
          <w:marBottom w:val="0"/>
          <w:divBdr>
            <w:top w:val="none" w:sz="0" w:space="0" w:color="auto"/>
            <w:left w:val="none" w:sz="0" w:space="0" w:color="auto"/>
            <w:bottom w:val="none" w:sz="0" w:space="0" w:color="auto"/>
            <w:right w:val="none" w:sz="0" w:space="0" w:color="auto"/>
          </w:divBdr>
        </w:div>
        <w:div w:id="1744184688">
          <w:marLeft w:val="640"/>
          <w:marRight w:val="0"/>
          <w:marTop w:val="0"/>
          <w:marBottom w:val="0"/>
          <w:divBdr>
            <w:top w:val="none" w:sz="0" w:space="0" w:color="auto"/>
            <w:left w:val="none" w:sz="0" w:space="0" w:color="auto"/>
            <w:bottom w:val="none" w:sz="0" w:space="0" w:color="auto"/>
            <w:right w:val="none" w:sz="0" w:space="0" w:color="auto"/>
          </w:divBdr>
        </w:div>
        <w:div w:id="1086534682">
          <w:marLeft w:val="640"/>
          <w:marRight w:val="0"/>
          <w:marTop w:val="0"/>
          <w:marBottom w:val="0"/>
          <w:divBdr>
            <w:top w:val="none" w:sz="0" w:space="0" w:color="auto"/>
            <w:left w:val="none" w:sz="0" w:space="0" w:color="auto"/>
            <w:bottom w:val="none" w:sz="0" w:space="0" w:color="auto"/>
            <w:right w:val="none" w:sz="0" w:space="0" w:color="auto"/>
          </w:divBdr>
        </w:div>
        <w:div w:id="1945768396">
          <w:marLeft w:val="640"/>
          <w:marRight w:val="0"/>
          <w:marTop w:val="0"/>
          <w:marBottom w:val="0"/>
          <w:divBdr>
            <w:top w:val="none" w:sz="0" w:space="0" w:color="auto"/>
            <w:left w:val="none" w:sz="0" w:space="0" w:color="auto"/>
            <w:bottom w:val="none" w:sz="0" w:space="0" w:color="auto"/>
            <w:right w:val="none" w:sz="0" w:space="0" w:color="auto"/>
          </w:divBdr>
        </w:div>
        <w:div w:id="986398203">
          <w:marLeft w:val="640"/>
          <w:marRight w:val="0"/>
          <w:marTop w:val="0"/>
          <w:marBottom w:val="0"/>
          <w:divBdr>
            <w:top w:val="none" w:sz="0" w:space="0" w:color="auto"/>
            <w:left w:val="none" w:sz="0" w:space="0" w:color="auto"/>
            <w:bottom w:val="none" w:sz="0" w:space="0" w:color="auto"/>
            <w:right w:val="none" w:sz="0" w:space="0" w:color="auto"/>
          </w:divBdr>
        </w:div>
        <w:div w:id="1426878509">
          <w:marLeft w:val="640"/>
          <w:marRight w:val="0"/>
          <w:marTop w:val="0"/>
          <w:marBottom w:val="0"/>
          <w:divBdr>
            <w:top w:val="none" w:sz="0" w:space="0" w:color="auto"/>
            <w:left w:val="none" w:sz="0" w:space="0" w:color="auto"/>
            <w:bottom w:val="none" w:sz="0" w:space="0" w:color="auto"/>
            <w:right w:val="none" w:sz="0" w:space="0" w:color="auto"/>
          </w:divBdr>
        </w:div>
        <w:div w:id="594679006">
          <w:marLeft w:val="640"/>
          <w:marRight w:val="0"/>
          <w:marTop w:val="0"/>
          <w:marBottom w:val="0"/>
          <w:divBdr>
            <w:top w:val="none" w:sz="0" w:space="0" w:color="auto"/>
            <w:left w:val="none" w:sz="0" w:space="0" w:color="auto"/>
            <w:bottom w:val="none" w:sz="0" w:space="0" w:color="auto"/>
            <w:right w:val="none" w:sz="0" w:space="0" w:color="auto"/>
          </w:divBdr>
        </w:div>
        <w:div w:id="684944737">
          <w:marLeft w:val="640"/>
          <w:marRight w:val="0"/>
          <w:marTop w:val="0"/>
          <w:marBottom w:val="0"/>
          <w:divBdr>
            <w:top w:val="none" w:sz="0" w:space="0" w:color="auto"/>
            <w:left w:val="none" w:sz="0" w:space="0" w:color="auto"/>
            <w:bottom w:val="none" w:sz="0" w:space="0" w:color="auto"/>
            <w:right w:val="none" w:sz="0" w:space="0" w:color="auto"/>
          </w:divBdr>
        </w:div>
        <w:div w:id="1521747740">
          <w:marLeft w:val="640"/>
          <w:marRight w:val="0"/>
          <w:marTop w:val="0"/>
          <w:marBottom w:val="0"/>
          <w:divBdr>
            <w:top w:val="none" w:sz="0" w:space="0" w:color="auto"/>
            <w:left w:val="none" w:sz="0" w:space="0" w:color="auto"/>
            <w:bottom w:val="none" w:sz="0" w:space="0" w:color="auto"/>
            <w:right w:val="none" w:sz="0" w:space="0" w:color="auto"/>
          </w:divBdr>
        </w:div>
        <w:div w:id="1051273868">
          <w:marLeft w:val="640"/>
          <w:marRight w:val="0"/>
          <w:marTop w:val="0"/>
          <w:marBottom w:val="0"/>
          <w:divBdr>
            <w:top w:val="none" w:sz="0" w:space="0" w:color="auto"/>
            <w:left w:val="none" w:sz="0" w:space="0" w:color="auto"/>
            <w:bottom w:val="none" w:sz="0" w:space="0" w:color="auto"/>
            <w:right w:val="none" w:sz="0" w:space="0" w:color="auto"/>
          </w:divBdr>
        </w:div>
        <w:div w:id="1614557335">
          <w:marLeft w:val="640"/>
          <w:marRight w:val="0"/>
          <w:marTop w:val="0"/>
          <w:marBottom w:val="0"/>
          <w:divBdr>
            <w:top w:val="none" w:sz="0" w:space="0" w:color="auto"/>
            <w:left w:val="none" w:sz="0" w:space="0" w:color="auto"/>
            <w:bottom w:val="none" w:sz="0" w:space="0" w:color="auto"/>
            <w:right w:val="none" w:sz="0" w:space="0" w:color="auto"/>
          </w:divBdr>
        </w:div>
        <w:div w:id="661932334">
          <w:marLeft w:val="640"/>
          <w:marRight w:val="0"/>
          <w:marTop w:val="0"/>
          <w:marBottom w:val="0"/>
          <w:divBdr>
            <w:top w:val="none" w:sz="0" w:space="0" w:color="auto"/>
            <w:left w:val="none" w:sz="0" w:space="0" w:color="auto"/>
            <w:bottom w:val="none" w:sz="0" w:space="0" w:color="auto"/>
            <w:right w:val="none" w:sz="0" w:space="0" w:color="auto"/>
          </w:divBdr>
        </w:div>
      </w:divsChild>
    </w:div>
    <w:div w:id="352615723">
      <w:bodyDiv w:val="1"/>
      <w:marLeft w:val="0"/>
      <w:marRight w:val="0"/>
      <w:marTop w:val="0"/>
      <w:marBottom w:val="0"/>
      <w:divBdr>
        <w:top w:val="none" w:sz="0" w:space="0" w:color="auto"/>
        <w:left w:val="none" w:sz="0" w:space="0" w:color="auto"/>
        <w:bottom w:val="none" w:sz="0" w:space="0" w:color="auto"/>
        <w:right w:val="none" w:sz="0" w:space="0" w:color="auto"/>
      </w:divBdr>
      <w:divsChild>
        <w:div w:id="406804408">
          <w:marLeft w:val="640"/>
          <w:marRight w:val="0"/>
          <w:marTop w:val="0"/>
          <w:marBottom w:val="0"/>
          <w:divBdr>
            <w:top w:val="none" w:sz="0" w:space="0" w:color="auto"/>
            <w:left w:val="none" w:sz="0" w:space="0" w:color="auto"/>
            <w:bottom w:val="none" w:sz="0" w:space="0" w:color="auto"/>
            <w:right w:val="none" w:sz="0" w:space="0" w:color="auto"/>
          </w:divBdr>
        </w:div>
        <w:div w:id="1648583207">
          <w:marLeft w:val="640"/>
          <w:marRight w:val="0"/>
          <w:marTop w:val="0"/>
          <w:marBottom w:val="0"/>
          <w:divBdr>
            <w:top w:val="none" w:sz="0" w:space="0" w:color="auto"/>
            <w:left w:val="none" w:sz="0" w:space="0" w:color="auto"/>
            <w:bottom w:val="none" w:sz="0" w:space="0" w:color="auto"/>
            <w:right w:val="none" w:sz="0" w:space="0" w:color="auto"/>
          </w:divBdr>
        </w:div>
        <w:div w:id="501896661">
          <w:marLeft w:val="640"/>
          <w:marRight w:val="0"/>
          <w:marTop w:val="0"/>
          <w:marBottom w:val="0"/>
          <w:divBdr>
            <w:top w:val="none" w:sz="0" w:space="0" w:color="auto"/>
            <w:left w:val="none" w:sz="0" w:space="0" w:color="auto"/>
            <w:bottom w:val="none" w:sz="0" w:space="0" w:color="auto"/>
            <w:right w:val="none" w:sz="0" w:space="0" w:color="auto"/>
          </w:divBdr>
        </w:div>
        <w:div w:id="1725174051">
          <w:marLeft w:val="640"/>
          <w:marRight w:val="0"/>
          <w:marTop w:val="0"/>
          <w:marBottom w:val="0"/>
          <w:divBdr>
            <w:top w:val="none" w:sz="0" w:space="0" w:color="auto"/>
            <w:left w:val="none" w:sz="0" w:space="0" w:color="auto"/>
            <w:bottom w:val="none" w:sz="0" w:space="0" w:color="auto"/>
            <w:right w:val="none" w:sz="0" w:space="0" w:color="auto"/>
          </w:divBdr>
        </w:div>
        <w:div w:id="1835140593">
          <w:marLeft w:val="640"/>
          <w:marRight w:val="0"/>
          <w:marTop w:val="0"/>
          <w:marBottom w:val="0"/>
          <w:divBdr>
            <w:top w:val="none" w:sz="0" w:space="0" w:color="auto"/>
            <w:left w:val="none" w:sz="0" w:space="0" w:color="auto"/>
            <w:bottom w:val="none" w:sz="0" w:space="0" w:color="auto"/>
            <w:right w:val="none" w:sz="0" w:space="0" w:color="auto"/>
          </w:divBdr>
        </w:div>
        <w:div w:id="56638095">
          <w:marLeft w:val="640"/>
          <w:marRight w:val="0"/>
          <w:marTop w:val="0"/>
          <w:marBottom w:val="0"/>
          <w:divBdr>
            <w:top w:val="none" w:sz="0" w:space="0" w:color="auto"/>
            <w:left w:val="none" w:sz="0" w:space="0" w:color="auto"/>
            <w:bottom w:val="none" w:sz="0" w:space="0" w:color="auto"/>
            <w:right w:val="none" w:sz="0" w:space="0" w:color="auto"/>
          </w:divBdr>
        </w:div>
        <w:div w:id="553543501">
          <w:marLeft w:val="640"/>
          <w:marRight w:val="0"/>
          <w:marTop w:val="0"/>
          <w:marBottom w:val="0"/>
          <w:divBdr>
            <w:top w:val="none" w:sz="0" w:space="0" w:color="auto"/>
            <w:left w:val="none" w:sz="0" w:space="0" w:color="auto"/>
            <w:bottom w:val="none" w:sz="0" w:space="0" w:color="auto"/>
            <w:right w:val="none" w:sz="0" w:space="0" w:color="auto"/>
          </w:divBdr>
        </w:div>
        <w:div w:id="543831894">
          <w:marLeft w:val="640"/>
          <w:marRight w:val="0"/>
          <w:marTop w:val="0"/>
          <w:marBottom w:val="0"/>
          <w:divBdr>
            <w:top w:val="none" w:sz="0" w:space="0" w:color="auto"/>
            <w:left w:val="none" w:sz="0" w:space="0" w:color="auto"/>
            <w:bottom w:val="none" w:sz="0" w:space="0" w:color="auto"/>
            <w:right w:val="none" w:sz="0" w:space="0" w:color="auto"/>
          </w:divBdr>
        </w:div>
        <w:div w:id="1826896282">
          <w:marLeft w:val="640"/>
          <w:marRight w:val="0"/>
          <w:marTop w:val="0"/>
          <w:marBottom w:val="0"/>
          <w:divBdr>
            <w:top w:val="none" w:sz="0" w:space="0" w:color="auto"/>
            <w:left w:val="none" w:sz="0" w:space="0" w:color="auto"/>
            <w:bottom w:val="none" w:sz="0" w:space="0" w:color="auto"/>
            <w:right w:val="none" w:sz="0" w:space="0" w:color="auto"/>
          </w:divBdr>
        </w:div>
        <w:div w:id="1929193503">
          <w:marLeft w:val="640"/>
          <w:marRight w:val="0"/>
          <w:marTop w:val="0"/>
          <w:marBottom w:val="0"/>
          <w:divBdr>
            <w:top w:val="none" w:sz="0" w:space="0" w:color="auto"/>
            <w:left w:val="none" w:sz="0" w:space="0" w:color="auto"/>
            <w:bottom w:val="none" w:sz="0" w:space="0" w:color="auto"/>
            <w:right w:val="none" w:sz="0" w:space="0" w:color="auto"/>
          </w:divBdr>
        </w:div>
        <w:div w:id="1001548087">
          <w:marLeft w:val="640"/>
          <w:marRight w:val="0"/>
          <w:marTop w:val="0"/>
          <w:marBottom w:val="0"/>
          <w:divBdr>
            <w:top w:val="none" w:sz="0" w:space="0" w:color="auto"/>
            <w:left w:val="none" w:sz="0" w:space="0" w:color="auto"/>
            <w:bottom w:val="none" w:sz="0" w:space="0" w:color="auto"/>
            <w:right w:val="none" w:sz="0" w:space="0" w:color="auto"/>
          </w:divBdr>
        </w:div>
        <w:div w:id="485437942">
          <w:marLeft w:val="640"/>
          <w:marRight w:val="0"/>
          <w:marTop w:val="0"/>
          <w:marBottom w:val="0"/>
          <w:divBdr>
            <w:top w:val="none" w:sz="0" w:space="0" w:color="auto"/>
            <w:left w:val="none" w:sz="0" w:space="0" w:color="auto"/>
            <w:bottom w:val="none" w:sz="0" w:space="0" w:color="auto"/>
            <w:right w:val="none" w:sz="0" w:space="0" w:color="auto"/>
          </w:divBdr>
        </w:div>
        <w:div w:id="1383627685">
          <w:marLeft w:val="640"/>
          <w:marRight w:val="0"/>
          <w:marTop w:val="0"/>
          <w:marBottom w:val="0"/>
          <w:divBdr>
            <w:top w:val="none" w:sz="0" w:space="0" w:color="auto"/>
            <w:left w:val="none" w:sz="0" w:space="0" w:color="auto"/>
            <w:bottom w:val="none" w:sz="0" w:space="0" w:color="auto"/>
            <w:right w:val="none" w:sz="0" w:space="0" w:color="auto"/>
          </w:divBdr>
        </w:div>
        <w:div w:id="612517107">
          <w:marLeft w:val="640"/>
          <w:marRight w:val="0"/>
          <w:marTop w:val="0"/>
          <w:marBottom w:val="0"/>
          <w:divBdr>
            <w:top w:val="none" w:sz="0" w:space="0" w:color="auto"/>
            <w:left w:val="none" w:sz="0" w:space="0" w:color="auto"/>
            <w:bottom w:val="none" w:sz="0" w:space="0" w:color="auto"/>
            <w:right w:val="none" w:sz="0" w:space="0" w:color="auto"/>
          </w:divBdr>
        </w:div>
        <w:div w:id="947735891">
          <w:marLeft w:val="640"/>
          <w:marRight w:val="0"/>
          <w:marTop w:val="0"/>
          <w:marBottom w:val="0"/>
          <w:divBdr>
            <w:top w:val="none" w:sz="0" w:space="0" w:color="auto"/>
            <w:left w:val="none" w:sz="0" w:space="0" w:color="auto"/>
            <w:bottom w:val="none" w:sz="0" w:space="0" w:color="auto"/>
            <w:right w:val="none" w:sz="0" w:space="0" w:color="auto"/>
          </w:divBdr>
        </w:div>
        <w:div w:id="191723335">
          <w:marLeft w:val="640"/>
          <w:marRight w:val="0"/>
          <w:marTop w:val="0"/>
          <w:marBottom w:val="0"/>
          <w:divBdr>
            <w:top w:val="none" w:sz="0" w:space="0" w:color="auto"/>
            <w:left w:val="none" w:sz="0" w:space="0" w:color="auto"/>
            <w:bottom w:val="none" w:sz="0" w:space="0" w:color="auto"/>
            <w:right w:val="none" w:sz="0" w:space="0" w:color="auto"/>
          </w:divBdr>
        </w:div>
        <w:div w:id="237327044">
          <w:marLeft w:val="640"/>
          <w:marRight w:val="0"/>
          <w:marTop w:val="0"/>
          <w:marBottom w:val="0"/>
          <w:divBdr>
            <w:top w:val="none" w:sz="0" w:space="0" w:color="auto"/>
            <w:left w:val="none" w:sz="0" w:space="0" w:color="auto"/>
            <w:bottom w:val="none" w:sz="0" w:space="0" w:color="auto"/>
            <w:right w:val="none" w:sz="0" w:space="0" w:color="auto"/>
          </w:divBdr>
        </w:div>
        <w:div w:id="1137383335">
          <w:marLeft w:val="640"/>
          <w:marRight w:val="0"/>
          <w:marTop w:val="0"/>
          <w:marBottom w:val="0"/>
          <w:divBdr>
            <w:top w:val="none" w:sz="0" w:space="0" w:color="auto"/>
            <w:left w:val="none" w:sz="0" w:space="0" w:color="auto"/>
            <w:bottom w:val="none" w:sz="0" w:space="0" w:color="auto"/>
            <w:right w:val="none" w:sz="0" w:space="0" w:color="auto"/>
          </w:divBdr>
        </w:div>
        <w:div w:id="1965190517">
          <w:marLeft w:val="640"/>
          <w:marRight w:val="0"/>
          <w:marTop w:val="0"/>
          <w:marBottom w:val="0"/>
          <w:divBdr>
            <w:top w:val="none" w:sz="0" w:space="0" w:color="auto"/>
            <w:left w:val="none" w:sz="0" w:space="0" w:color="auto"/>
            <w:bottom w:val="none" w:sz="0" w:space="0" w:color="auto"/>
            <w:right w:val="none" w:sz="0" w:space="0" w:color="auto"/>
          </w:divBdr>
        </w:div>
        <w:div w:id="1533152512">
          <w:marLeft w:val="640"/>
          <w:marRight w:val="0"/>
          <w:marTop w:val="0"/>
          <w:marBottom w:val="0"/>
          <w:divBdr>
            <w:top w:val="none" w:sz="0" w:space="0" w:color="auto"/>
            <w:left w:val="none" w:sz="0" w:space="0" w:color="auto"/>
            <w:bottom w:val="none" w:sz="0" w:space="0" w:color="auto"/>
            <w:right w:val="none" w:sz="0" w:space="0" w:color="auto"/>
          </w:divBdr>
        </w:div>
        <w:div w:id="926186465">
          <w:marLeft w:val="640"/>
          <w:marRight w:val="0"/>
          <w:marTop w:val="0"/>
          <w:marBottom w:val="0"/>
          <w:divBdr>
            <w:top w:val="none" w:sz="0" w:space="0" w:color="auto"/>
            <w:left w:val="none" w:sz="0" w:space="0" w:color="auto"/>
            <w:bottom w:val="none" w:sz="0" w:space="0" w:color="auto"/>
            <w:right w:val="none" w:sz="0" w:space="0" w:color="auto"/>
          </w:divBdr>
        </w:div>
      </w:divsChild>
    </w:div>
    <w:div w:id="357900232">
      <w:bodyDiv w:val="1"/>
      <w:marLeft w:val="0"/>
      <w:marRight w:val="0"/>
      <w:marTop w:val="0"/>
      <w:marBottom w:val="0"/>
      <w:divBdr>
        <w:top w:val="none" w:sz="0" w:space="0" w:color="auto"/>
        <w:left w:val="none" w:sz="0" w:space="0" w:color="auto"/>
        <w:bottom w:val="none" w:sz="0" w:space="0" w:color="auto"/>
        <w:right w:val="none" w:sz="0" w:space="0" w:color="auto"/>
      </w:divBdr>
      <w:divsChild>
        <w:div w:id="1155535816">
          <w:marLeft w:val="640"/>
          <w:marRight w:val="0"/>
          <w:marTop w:val="0"/>
          <w:marBottom w:val="0"/>
          <w:divBdr>
            <w:top w:val="none" w:sz="0" w:space="0" w:color="auto"/>
            <w:left w:val="none" w:sz="0" w:space="0" w:color="auto"/>
            <w:bottom w:val="none" w:sz="0" w:space="0" w:color="auto"/>
            <w:right w:val="none" w:sz="0" w:space="0" w:color="auto"/>
          </w:divBdr>
        </w:div>
        <w:div w:id="2013948468">
          <w:marLeft w:val="640"/>
          <w:marRight w:val="0"/>
          <w:marTop w:val="0"/>
          <w:marBottom w:val="0"/>
          <w:divBdr>
            <w:top w:val="none" w:sz="0" w:space="0" w:color="auto"/>
            <w:left w:val="none" w:sz="0" w:space="0" w:color="auto"/>
            <w:bottom w:val="none" w:sz="0" w:space="0" w:color="auto"/>
            <w:right w:val="none" w:sz="0" w:space="0" w:color="auto"/>
          </w:divBdr>
        </w:div>
        <w:div w:id="2046130966">
          <w:marLeft w:val="640"/>
          <w:marRight w:val="0"/>
          <w:marTop w:val="0"/>
          <w:marBottom w:val="0"/>
          <w:divBdr>
            <w:top w:val="none" w:sz="0" w:space="0" w:color="auto"/>
            <w:left w:val="none" w:sz="0" w:space="0" w:color="auto"/>
            <w:bottom w:val="none" w:sz="0" w:space="0" w:color="auto"/>
            <w:right w:val="none" w:sz="0" w:space="0" w:color="auto"/>
          </w:divBdr>
        </w:div>
      </w:divsChild>
    </w:div>
    <w:div w:id="358698624">
      <w:bodyDiv w:val="1"/>
      <w:marLeft w:val="0"/>
      <w:marRight w:val="0"/>
      <w:marTop w:val="0"/>
      <w:marBottom w:val="0"/>
      <w:divBdr>
        <w:top w:val="none" w:sz="0" w:space="0" w:color="auto"/>
        <w:left w:val="none" w:sz="0" w:space="0" w:color="auto"/>
        <w:bottom w:val="none" w:sz="0" w:space="0" w:color="auto"/>
        <w:right w:val="none" w:sz="0" w:space="0" w:color="auto"/>
      </w:divBdr>
      <w:divsChild>
        <w:div w:id="1430269885">
          <w:marLeft w:val="640"/>
          <w:marRight w:val="0"/>
          <w:marTop w:val="0"/>
          <w:marBottom w:val="0"/>
          <w:divBdr>
            <w:top w:val="none" w:sz="0" w:space="0" w:color="auto"/>
            <w:left w:val="none" w:sz="0" w:space="0" w:color="auto"/>
            <w:bottom w:val="none" w:sz="0" w:space="0" w:color="auto"/>
            <w:right w:val="none" w:sz="0" w:space="0" w:color="auto"/>
          </w:divBdr>
        </w:div>
        <w:div w:id="57486799">
          <w:marLeft w:val="640"/>
          <w:marRight w:val="0"/>
          <w:marTop w:val="0"/>
          <w:marBottom w:val="0"/>
          <w:divBdr>
            <w:top w:val="none" w:sz="0" w:space="0" w:color="auto"/>
            <w:left w:val="none" w:sz="0" w:space="0" w:color="auto"/>
            <w:bottom w:val="none" w:sz="0" w:space="0" w:color="auto"/>
            <w:right w:val="none" w:sz="0" w:space="0" w:color="auto"/>
          </w:divBdr>
        </w:div>
        <w:div w:id="1843857080">
          <w:marLeft w:val="640"/>
          <w:marRight w:val="0"/>
          <w:marTop w:val="0"/>
          <w:marBottom w:val="0"/>
          <w:divBdr>
            <w:top w:val="none" w:sz="0" w:space="0" w:color="auto"/>
            <w:left w:val="none" w:sz="0" w:space="0" w:color="auto"/>
            <w:bottom w:val="none" w:sz="0" w:space="0" w:color="auto"/>
            <w:right w:val="none" w:sz="0" w:space="0" w:color="auto"/>
          </w:divBdr>
        </w:div>
        <w:div w:id="1143351986">
          <w:marLeft w:val="640"/>
          <w:marRight w:val="0"/>
          <w:marTop w:val="0"/>
          <w:marBottom w:val="0"/>
          <w:divBdr>
            <w:top w:val="none" w:sz="0" w:space="0" w:color="auto"/>
            <w:left w:val="none" w:sz="0" w:space="0" w:color="auto"/>
            <w:bottom w:val="none" w:sz="0" w:space="0" w:color="auto"/>
            <w:right w:val="none" w:sz="0" w:space="0" w:color="auto"/>
          </w:divBdr>
        </w:div>
        <w:div w:id="38164902">
          <w:marLeft w:val="640"/>
          <w:marRight w:val="0"/>
          <w:marTop w:val="0"/>
          <w:marBottom w:val="0"/>
          <w:divBdr>
            <w:top w:val="none" w:sz="0" w:space="0" w:color="auto"/>
            <w:left w:val="none" w:sz="0" w:space="0" w:color="auto"/>
            <w:bottom w:val="none" w:sz="0" w:space="0" w:color="auto"/>
            <w:right w:val="none" w:sz="0" w:space="0" w:color="auto"/>
          </w:divBdr>
        </w:div>
        <w:div w:id="1226794592">
          <w:marLeft w:val="640"/>
          <w:marRight w:val="0"/>
          <w:marTop w:val="0"/>
          <w:marBottom w:val="0"/>
          <w:divBdr>
            <w:top w:val="none" w:sz="0" w:space="0" w:color="auto"/>
            <w:left w:val="none" w:sz="0" w:space="0" w:color="auto"/>
            <w:bottom w:val="none" w:sz="0" w:space="0" w:color="auto"/>
            <w:right w:val="none" w:sz="0" w:space="0" w:color="auto"/>
          </w:divBdr>
        </w:div>
        <w:div w:id="205602602">
          <w:marLeft w:val="640"/>
          <w:marRight w:val="0"/>
          <w:marTop w:val="0"/>
          <w:marBottom w:val="0"/>
          <w:divBdr>
            <w:top w:val="none" w:sz="0" w:space="0" w:color="auto"/>
            <w:left w:val="none" w:sz="0" w:space="0" w:color="auto"/>
            <w:bottom w:val="none" w:sz="0" w:space="0" w:color="auto"/>
            <w:right w:val="none" w:sz="0" w:space="0" w:color="auto"/>
          </w:divBdr>
        </w:div>
        <w:div w:id="1411268740">
          <w:marLeft w:val="640"/>
          <w:marRight w:val="0"/>
          <w:marTop w:val="0"/>
          <w:marBottom w:val="0"/>
          <w:divBdr>
            <w:top w:val="none" w:sz="0" w:space="0" w:color="auto"/>
            <w:left w:val="none" w:sz="0" w:space="0" w:color="auto"/>
            <w:bottom w:val="none" w:sz="0" w:space="0" w:color="auto"/>
            <w:right w:val="none" w:sz="0" w:space="0" w:color="auto"/>
          </w:divBdr>
        </w:div>
        <w:div w:id="653920800">
          <w:marLeft w:val="640"/>
          <w:marRight w:val="0"/>
          <w:marTop w:val="0"/>
          <w:marBottom w:val="0"/>
          <w:divBdr>
            <w:top w:val="none" w:sz="0" w:space="0" w:color="auto"/>
            <w:left w:val="none" w:sz="0" w:space="0" w:color="auto"/>
            <w:bottom w:val="none" w:sz="0" w:space="0" w:color="auto"/>
            <w:right w:val="none" w:sz="0" w:space="0" w:color="auto"/>
          </w:divBdr>
        </w:div>
        <w:div w:id="145318115">
          <w:marLeft w:val="640"/>
          <w:marRight w:val="0"/>
          <w:marTop w:val="0"/>
          <w:marBottom w:val="0"/>
          <w:divBdr>
            <w:top w:val="none" w:sz="0" w:space="0" w:color="auto"/>
            <w:left w:val="none" w:sz="0" w:space="0" w:color="auto"/>
            <w:bottom w:val="none" w:sz="0" w:space="0" w:color="auto"/>
            <w:right w:val="none" w:sz="0" w:space="0" w:color="auto"/>
          </w:divBdr>
        </w:div>
        <w:div w:id="263464472">
          <w:marLeft w:val="640"/>
          <w:marRight w:val="0"/>
          <w:marTop w:val="0"/>
          <w:marBottom w:val="0"/>
          <w:divBdr>
            <w:top w:val="none" w:sz="0" w:space="0" w:color="auto"/>
            <w:left w:val="none" w:sz="0" w:space="0" w:color="auto"/>
            <w:bottom w:val="none" w:sz="0" w:space="0" w:color="auto"/>
            <w:right w:val="none" w:sz="0" w:space="0" w:color="auto"/>
          </w:divBdr>
        </w:div>
        <w:div w:id="2070417488">
          <w:marLeft w:val="640"/>
          <w:marRight w:val="0"/>
          <w:marTop w:val="0"/>
          <w:marBottom w:val="0"/>
          <w:divBdr>
            <w:top w:val="none" w:sz="0" w:space="0" w:color="auto"/>
            <w:left w:val="none" w:sz="0" w:space="0" w:color="auto"/>
            <w:bottom w:val="none" w:sz="0" w:space="0" w:color="auto"/>
            <w:right w:val="none" w:sz="0" w:space="0" w:color="auto"/>
          </w:divBdr>
        </w:div>
        <w:div w:id="1716466730">
          <w:marLeft w:val="640"/>
          <w:marRight w:val="0"/>
          <w:marTop w:val="0"/>
          <w:marBottom w:val="0"/>
          <w:divBdr>
            <w:top w:val="none" w:sz="0" w:space="0" w:color="auto"/>
            <w:left w:val="none" w:sz="0" w:space="0" w:color="auto"/>
            <w:bottom w:val="none" w:sz="0" w:space="0" w:color="auto"/>
            <w:right w:val="none" w:sz="0" w:space="0" w:color="auto"/>
          </w:divBdr>
        </w:div>
        <w:div w:id="1352532143">
          <w:marLeft w:val="640"/>
          <w:marRight w:val="0"/>
          <w:marTop w:val="0"/>
          <w:marBottom w:val="0"/>
          <w:divBdr>
            <w:top w:val="none" w:sz="0" w:space="0" w:color="auto"/>
            <w:left w:val="none" w:sz="0" w:space="0" w:color="auto"/>
            <w:bottom w:val="none" w:sz="0" w:space="0" w:color="auto"/>
            <w:right w:val="none" w:sz="0" w:space="0" w:color="auto"/>
          </w:divBdr>
        </w:div>
        <w:div w:id="1143162484">
          <w:marLeft w:val="640"/>
          <w:marRight w:val="0"/>
          <w:marTop w:val="0"/>
          <w:marBottom w:val="0"/>
          <w:divBdr>
            <w:top w:val="none" w:sz="0" w:space="0" w:color="auto"/>
            <w:left w:val="none" w:sz="0" w:space="0" w:color="auto"/>
            <w:bottom w:val="none" w:sz="0" w:space="0" w:color="auto"/>
            <w:right w:val="none" w:sz="0" w:space="0" w:color="auto"/>
          </w:divBdr>
        </w:div>
        <w:div w:id="2112779106">
          <w:marLeft w:val="640"/>
          <w:marRight w:val="0"/>
          <w:marTop w:val="0"/>
          <w:marBottom w:val="0"/>
          <w:divBdr>
            <w:top w:val="none" w:sz="0" w:space="0" w:color="auto"/>
            <w:left w:val="none" w:sz="0" w:space="0" w:color="auto"/>
            <w:bottom w:val="none" w:sz="0" w:space="0" w:color="auto"/>
            <w:right w:val="none" w:sz="0" w:space="0" w:color="auto"/>
          </w:divBdr>
        </w:div>
        <w:div w:id="643505094">
          <w:marLeft w:val="640"/>
          <w:marRight w:val="0"/>
          <w:marTop w:val="0"/>
          <w:marBottom w:val="0"/>
          <w:divBdr>
            <w:top w:val="none" w:sz="0" w:space="0" w:color="auto"/>
            <w:left w:val="none" w:sz="0" w:space="0" w:color="auto"/>
            <w:bottom w:val="none" w:sz="0" w:space="0" w:color="auto"/>
            <w:right w:val="none" w:sz="0" w:space="0" w:color="auto"/>
          </w:divBdr>
        </w:div>
        <w:div w:id="2119325782">
          <w:marLeft w:val="640"/>
          <w:marRight w:val="0"/>
          <w:marTop w:val="0"/>
          <w:marBottom w:val="0"/>
          <w:divBdr>
            <w:top w:val="none" w:sz="0" w:space="0" w:color="auto"/>
            <w:left w:val="none" w:sz="0" w:space="0" w:color="auto"/>
            <w:bottom w:val="none" w:sz="0" w:space="0" w:color="auto"/>
            <w:right w:val="none" w:sz="0" w:space="0" w:color="auto"/>
          </w:divBdr>
        </w:div>
        <w:div w:id="26688733">
          <w:marLeft w:val="640"/>
          <w:marRight w:val="0"/>
          <w:marTop w:val="0"/>
          <w:marBottom w:val="0"/>
          <w:divBdr>
            <w:top w:val="none" w:sz="0" w:space="0" w:color="auto"/>
            <w:left w:val="none" w:sz="0" w:space="0" w:color="auto"/>
            <w:bottom w:val="none" w:sz="0" w:space="0" w:color="auto"/>
            <w:right w:val="none" w:sz="0" w:space="0" w:color="auto"/>
          </w:divBdr>
        </w:div>
        <w:div w:id="357661582">
          <w:marLeft w:val="640"/>
          <w:marRight w:val="0"/>
          <w:marTop w:val="0"/>
          <w:marBottom w:val="0"/>
          <w:divBdr>
            <w:top w:val="none" w:sz="0" w:space="0" w:color="auto"/>
            <w:left w:val="none" w:sz="0" w:space="0" w:color="auto"/>
            <w:bottom w:val="none" w:sz="0" w:space="0" w:color="auto"/>
            <w:right w:val="none" w:sz="0" w:space="0" w:color="auto"/>
          </w:divBdr>
        </w:div>
      </w:divsChild>
    </w:div>
    <w:div w:id="384065701">
      <w:bodyDiv w:val="1"/>
      <w:marLeft w:val="0"/>
      <w:marRight w:val="0"/>
      <w:marTop w:val="0"/>
      <w:marBottom w:val="0"/>
      <w:divBdr>
        <w:top w:val="none" w:sz="0" w:space="0" w:color="auto"/>
        <w:left w:val="none" w:sz="0" w:space="0" w:color="auto"/>
        <w:bottom w:val="none" w:sz="0" w:space="0" w:color="auto"/>
        <w:right w:val="none" w:sz="0" w:space="0" w:color="auto"/>
      </w:divBdr>
      <w:divsChild>
        <w:div w:id="857810806">
          <w:marLeft w:val="640"/>
          <w:marRight w:val="0"/>
          <w:marTop w:val="0"/>
          <w:marBottom w:val="0"/>
          <w:divBdr>
            <w:top w:val="none" w:sz="0" w:space="0" w:color="auto"/>
            <w:left w:val="none" w:sz="0" w:space="0" w:color="auto"/>
            <w:bottom w:val="none" w:sz="0" w:space="0" w:color="auto"/>
            <w:right w:val="none" w:sz="0" w:space="0" w:color="auto"/>
          </w:divBdr>
        </w:div>
        <w:div w:id="1738747691">
          <w:marLeft w:val="640"/>
          <w:marRight w:val="0"/>
          <w:marTop w:val="0"/>
          <w:marBottom w:val="0"/>
          <w:divBdr>
            <w:top w:val="none" w:sz="0" w:space="0" w:color="auto"/>
            <w:left w:val="none" w:sz="0" w:space="0" w:color="auto"/>
            <w:bottom w:val="none" w:sz="0" w:space="0" w:color="auto"/>
            <w:right w:val="none" w:sz="0" w:space="0" w:color="auto"/>
          </w:divBdr>
        </w:div>
        <w:div w:id="484317481">
          <w:marLeft w:val="640"/>
          <w:marRight w:val="0"/>
          <w:marTop w:val="0"/>
          <w:marBottom w:val="0"/>
          <w:divBdr>
            <w:top w:val="none" w:sz="0" w:space="0" w:color="auto"/>
            <w:left w:val="none" w:sz="0" w:space="0" w:color="auto"/>
            <w:bottom w:val="none" w:sz="0" w:space="0" w:color="auto"/>
            <w:right w:val="none" w:sz="0" w:space="0" w:color="auto"/>
          </w:divBdr>
        </w:div>
        <w:div w:id="1197888322">
          <w:marLeft w:val="640"/>
          <w:marRight w:val="0"/>
          <w:marTop w:val="0"/>
          <w:marBottom w:val="0"/>
          <w:divBdr>
            <w:top w:val="none" w:sz="0" w:space="0" w:color="auto"/>
            <w:left w:val="none" w:sz="0" w:space="0" w:color="auto"/>
            <w:bottom w:val="none" w:sz="0" w:space="0" w:color="auto"/>
            <w:right w:val="none" w:sz="0" w:space="0" w:color="auto"/>
          </w:divBdr>
        </w:div>
        <w:div w:id="549850579">
          <w:marLeft w:val="640"/>
          <w:marRight w:val="0"/>
          <w:marTop w:val="0"/>
          <w:marBottom w:val="0"/>
          <w:divBdr>
            <w:top w:val="none" w:sz="0" w:space="0" w:color="auto"/>
            <w:left w:val="none" w:sz="0" w:space="0" w:color="auto"/>
            <w:bottom w:val="none" w:sz="0" w:space="0" w:color="auto"/>
            <w:right w:val="none" w:sz="0" w:space="0" w:color="auto"/>
          </w:divBdr>
        </w:div>
        <w:div w:id="1412115228">
          <w:marLeft w:val="640"/>
          <w:marRight w:val="0"/>
          <w:marTop w:val="0"/>
          <w:marBottom w:val="0"/>
          <w:divBdr>
            <w:top w:val="none" w:sz="0" w:space="0" w:color="auto"/>
            <w:left w:val="none" w:sz="0" w:space="0" w:color="auto"/>
            <w:bottom w:val="none" w:sz="0" w:space="0" w:color="auto"/>
            <w:right w:val="none" w:sz="0" w:space="0" w:color="auto"/>
          </w:divBdr>
        </w:div>
        <w:div w:id="1914585047">
          <w:marLeft w:val="640"/>
          <w:marRight w:val="0"/>
          <w:marTop w:val="0"/>
          <w:marBottom w:val="0"/>
          <w:divBdr>
            <w:top w:val="none" w:sz="0" w:space="0" w:color="auto"/>
            <w:left w:val="none" w:sz="0" w:space="0" w:color="auto"/>
            <w:bottom w:val="none" w:sz="0" w:space="0" w:color="auto"/>
            <w:right w:val="none" w:sz="0" w:space="0" w:color="auto"/>
          </w:divBdr>
        </w:div>
        <w:div w:id="758253453">
          <w:marLeft w:val="640"/>
          <w:marRight w:val="0"/>
          <w:marTop w:val="0"/>
          <w:marBottom w:val="0"/>
          <w:divBdr>
            <w:top w:val="none" w:sz="0" w:space="0" w:color="auto"/>
            <w:left w:val="none" w:sz="0" w:space="0" w:color="auto"/>
            <w:bottom w:val="none" w:sz="0" w:space="0" w:color="auto"/>
            <w:right w:val="none" w:sz="0" w:space="0" w:color="auto"/>
          </w:divBdr>
        </w:div>
        <w:div w:id="607734321">
          <w:marLeft w:val="640"/>
          <w:marRight w:val="0"/>
          <w:marTop w:val="0"/>
          <w:marBottom w:val="0"/>
          <w:divBdr>
            <w:top w:val="none" w:sz="0" w:space="0" w:color="auto"/>
            <w:left w:val="none" w:sz="0" w:space="0" w:color="auto"/>
            <w:bottom w:val="none" w:sz="0" w:space="0" w:color="auto"/>
            <w:right w:val="none" w:sz="0" w:space="0" w:color="auto"/>
          </w:divBdr>
        </w:div>
        <w:div w:id="1410343439">
          <w:marLeft w:val="640"/>
          <w:marRight w:val="0"/>
          <w:marTop w:val="0"/>
          <w:marBottom w:val="0"/>
          <w:divBdr>
            <w:top w:val="none" w:sz="0" w:space="0" w:color="auto"/>
            <w:left w:val="none" w:sz="0" w:space="0" w:color="auto"/>
            <w:bottom w:val="none" w:sz="0" w:space="0" w:color="auto"/>
            <w:right w:val="none" w:sz="0" w:space="0" w:color="auto"/>
          </w:divBdr>
        </w:div>
        <w:div w:id="527138262">
          <w:marLeft w:val="640"/>
          <w:marRight w:val="0"/>
          <w:marTop w:val="0"/>
          <w:marBottom w:val="0"/>
          <w:divBdr>
            <w:top w:val="none" w:sz="0" w:space="0" w:color="auto"/>
            <w:left w:val="none" w:sz="0" w:space="0" w:color="auto"/>
            <w:bottom w:val="none" w:sz="0" w:space="0" w:color="auto"/>
            <w:right w:val="none" w:sz="0" w:space="0" w:color="auto"/>
          </w:divBdr>
        </w:div>
      </w:divsChild>
    </w:div>
    <w:div w:id="389352162">
      <w:bodyDiv w:val="1"/>
      <w:marLeft w:val="0"/>
      <w:marRight w:val="0"/>
      <w:marTop w:val="0"/>
      <w:marBottom w:val="0"/>
      <w:divBdr>
        <w:top w:val="none" w:sz="0" w:space="0" w:color="auto"/>
        <w:left w:val="none" w:sz="0" w:space="0" w:color="auto"/>
        <w:bottom w:val="none" w:sz="0" w:space="0" w:color="auto"/>
        <w:right w:val="none" w:sz="0" w:space="0" w:color="auto"/>
      </w:divBdr>
      <w:divsChild>
        <w:div w:id="53547753">
          <w:marLeft w:val="640"/>
          <w:marRight w:val="0"/>
          <w:marTop w:val="0"/>
          <w:marBottom w:val="0"/>
          <w:divBdr>
            <w:top w:val="none" w:sz="0" w:space="0" w:color="auto"/>
            <w:left w:val="none" w:sz="0" w:space="0" w:color="auto"/>
            <w:bottom w:val="none" w:sz="0" w:space="0" w:color="auto"/>
            <w:right w:val="none" w:sz="0" w:space="0" w:color="auto"/>
          </w:divBdr>
        </w:div>
        <w:div w:id="179902452">
          <w:marLeft w:val="640"/>
          <w:marRight w:val="0"/>
          <w:marTop w:val="0"/>
          <w:marBottom w:val="0"/>
          <w:divBdr>
            <w:top w:val="none" w:sz="0" w:space="0" w:color="auto"/>
            <w:left w:val="none" w:sz="0" w:space="0" w:color="auto"/>
            <w:bottom w:val="none" w:sz="0" w:space="0" w:color="auto"/>
            <w:right w:val="none" w:sz="0" w:space="0" w:color="auto"/>
          </w:divBdr>
        </w:div>
        <w:div w:id="195125037">
          <w:marLeft w:val="640"/>
          <w:marRight w:val="0"/>
          <w:marTop w:val="0"/>
          <w:marBottom w:val="0"/>
          <w:divBdr>
            <w:top w:val="none" w:sz="0" w:space="0" w:color="auto"/>
            <w:left w:val="none" w:sz="0" w:space="0" w:color="auto"/>
            <w:bottom w:val="none" w:sz="0" w:space="0" w:color="auto"/>
            <w:right w:val="none" w:sz="0" w:space="0" w:color="auto"/>
          </w:divBdr>
        </w:div>
        <w:div w:id="1506018266">
          <w:marLeft w:val="640"/>
          <w:marRight w:val="0"/>
          <w:marTop w:val="0"/>
          <w:marBottom w:val="0"/>
          <w:divBdr>
            <w:top w:val="none" w:sz="0" w:space="0" w:color="auto"/>
            <w:left w:val="none" w:sz="0" w:space="0" w:color="auto"/>
            <w:bottom w:val="none" w:sz="0" w:space="0" w:color="auto"/>
            <w:right w:val="none" w:sz="0" w:space="0" w:color="auto"/>
          </w:divBdr>
        </w:div>
        <w:div w:id="1527215937">
          <w:marLeft w:val="640"/>
          <w:marRight w:val="0"/>
          <w:marTop w:val="0"/>
          <w:marBottom w:val="0"/>
          <w:divBdr>
            <w:top w:val="none" w:sz="0" w:space="0" w:color="auto"/>
            <w:left w:val="none" w:sz="0" w:space="0" w:color="auto"/>
            <w:bottom w:val="none" w:sz="0" w:space="0" w:color="auto"/>
            <w:right w:val="none" w:sz="0" w:space="0" w:color="auto"/>
          </w:divBdr>
        </w:div>
        <w:div w:id="454762781">
          <w:marLeft w:val="640"/>
          <w:marRight w:val="0"/>
          <w:marTop w:val="0"/>
          <w:marBottom w:val="0"/>
          <w:divBdr>
            <w:top w:val="none" w:sz="0" w:space="0" w:color="auto"/>
            <w:left w:val="none" w:sz="0" w:space="0" w:color="auto"/>
            <w:bottom w:val="none" w:sz="0" w:space="0" w:color="auto"/>
            <w:right w:val="none" w:sz="0" w:space="0" w:color="auto"/>
          </w:divBdr>
        </w:div>
        <w:div w:id="1580408546">
          <w:marLeft w:val="640"/>
          <w:marRight w:val="0"/>
          <w:marTop w:val="0"/>
          <w:marBottom w:val="0"/>
          <w:divBdr>
            <w:top w:val="none" w:sz="0" w:space="0" w:color="auto"/>
            <w:left w:val="none" w:sz="0" w:space="0" w:color="auto"/>
            <w:bottom w:val="none" w:sz="0" w:space="0" w:color="auto"/>
            <w:right w:val="none" w:sz="0" w:space="0" w:color="auto"/>
          </w:divBdr>
        </w:div>
        <w:div w:id="1544634203">
          <w:marLeft w:val="640"/>
          <w:marRight w:val="0"/>
          <w:marTop w:val="0"/>
          <w:marBottom w:val="0"/>
          <w:divBdr>
            <w:top w:val="none" w:sz="0" w:space="0" w:color="auto"/>
            <w:left w:val="none" w:sz="0" w:space="0" w:color="auto"/>
            <w:bottom w:val="none" w:sz="0" w:space="0" w:color="auto"/>
            <w:right w:val="none" w:sz="0" w:space="0" w:color="auto"/>
          </w:divBdr>
        </w:div>
        <w:div w:id="258679796">
          <w:marLeft w:val="640"/>
          <w:marRight w:val="0"/>
          <w:marTop w:val="0"/>
          <w:marBottom w:val="0"/>
          <w:divBdr>
            <w:top w:val="none" w:sz="0" w:space="0" w:color="auto"/>
            <w:left w:val="none" w:sz="0" w:space="0" w:color="auto"/>
            <w:bottom w:val="none" w:sz="0" w:space="0" w:color="auto"/>
            <w:right w:val="none" w:sz="0" w:space="0" w:color="auto"/>
          </w:divBdr>
        </w:div>
        <w:div w:id="1774325976">
          <w:marLeft w:val="640"/>
          <w:marRight w:val="0"/>
          <w:marTop w:val="0"/>
          <w:marBottom w:val="0"/>
          <w:divBdr>
            <w:top w:val="none" w:sz="0" w:space="0" w:color="auto"/>
            <w:left w:val="none" w:sz="0" w:space="0" w:color="auto"/>
            <w:bottom w:val="none" w:sz="0" w:space="0" w:color="auto"/>
            <w:right w:val="none" w:sz="0" w:space="0" w:color="auto"/>
          </w:divBdr>
        </w:div>
        <w:div w:id="820733331">
          <w:marLeft w:val="640"/>
          <w:marRight w:val="0"/>
          <w:marTop w:val="0"/>
          <w:marBottom w:val="0"/>
          <w:divBdr>
            <w:top w:val="none" w:sz="0" w:space="0" w:color="auto"/>
            <w:left w:val="none" w:sz="0" w:space="0" w:color="auto"/>
            <w:bottom w:val="none" w:sz="0" w:space="0" w:color="auto"/>
            <w:right w:val="none" w:sz="0" w:space="0" w:color="auto"/>
          </w:divBdr>
        </w:div>
        <w:div w:id="1383868199">
          <w:marLeft w:val="640"/>
          <w:marRight w:val="0"/>
          <w:marTop w:val="0"/>
          <w:marBottom w:val="0"/>
          <w:divBdr>
            <w:top w:val="none" w:sz="0" w:space="0" w:color="auto"/>
            <w:left w:val="none" w:sz="0" w:space="0" w:color="auto"/>
            <w:bottom w:val="none" w:sz="0" w:space="0" w:color="auto"/>
            <w:right w:val="none" w:sz="0" w:space="0" w:color="auto"/>
          </w:divBdr>
        </w:div>
        <w:div w:id="511915177">
          <w:marLeft w:val="640"/>
          <w:marRight w:val="0"/>
          <w:marTop w:val="0"/>
          <w:marBottom w:val="0"/>
          <w:divBdr>
            <w:top w:val="none" w:sz="0" w:space="0" w:color="auto"/>
            <w:left w:val="none" w:sz="0" w:space="0" w:color="auto"/>
            <w:bottom w:val="none" w:sz="0" w:space="0" w:color="auto"/>
            <w:right w:val="none" w:sz="0" w:space="0" w:color="auto"/>
          </w:divBdr>
        </w:div>
        <w:div w:id="1046949163">
          <w:marLeft w:val="640"/>
          <w:marRight w:val="0"/>
          <w:marTop w:val="0"/>
          <w:marBottom w:val="0"/>
          <w:divBdr>
            <w:top w:val="none" w:sz="0" w:space="0" w:color="auto"/>
            <w:left w:val="none" w:sz="0" w:space="0" w:color="auto"/>
            <w:bottom w:val="none" w:sz="0" w:space="0" w:color="auto"/>
            <w:right w:val="none" w:sz="0" w:space="0" w:color="auto"/>
          </w:divBdr>
        </w:div>
        <w:div w:id="1885019610">
          <w:marLeft w:val="640"/>
          <w:marRight w:val="0"/>
          <w:marTop w:val="0"/>
          <w:marBottom w:val="0"/>
          <w:divBdr>
            <w:top w:val="none" w:sz="0" w:space="0" w:color="auto"/>
            <w:left w:val="none" w:sz="0" w:space="0" w:color="auto"/>
            <w:bottom w:val="none" w:sz="0" w:space="0" w:color="auto"/>
            <w:right w:val="none" w:sz="0" w:space="0" w:color="auto"/>
          </w:divBdr>
        </w:div>
        <w:div w:id="1003050031">
          <w:marLeft w:val="640"/>
          <w:marRight w:val="0"/>
          <w:marTop w:val="0"/>
          <w:marBottom w:val="0"/>
          <w:divBdr>
            <w:top w:val="none" w:sz="0" w:space="0" w:color="auto"/>
            <w:left w:val="none" w:sz="0" w:space="0" w:color="auto"/>
            <w:bottom w:val="none" w:sz="0" w:space="0" w:color="auto"/>
            <w:right w:val="none" w:sz="0" w:space="0" w:color="auto"/>
          </w:divBdr>
        </w:div>
        <w:div w:id="598490537">
          <w:marLeft w:val="640"/>
          <w:marRight w:val="0"/>
          <w:marTop w:val="0"/>
          <w:marBottom w:val="0"/>
          <w:divBdr>
            <w:top w:val="none" w:sz="0" w:space="0" w:color="auto"/>
            <w:left w:val="none" w:sz="0" w:space="0" w:color="auto"/>
            <w:bottom w:val="none" w:sz="0" w:space="0" w:color="auto"/>
            <w:right w:val="none" w:sz="0" w:space="0" w:color="auto"/>
          </w:divBdr>
        </w:div>
        <w:div w:id="577907803">
          <w:marLeft w:val="640"/>
          <w:marRight w:val="0"/>
          <w:marTop w:val="0"/>
          <w:marBottom w:val="0"/>
          <w:divBdr>
            <w:top w:val="none" w:sz="0" w:space="0" w:color="auto"/>
            <w:left w:val="none" w:sz="0" w:space="0" w:color="auto"/>
            <w:bottom w:val="none" w:sz="0" w:space="0" w:color="auto"/>
            <w:right w:val="none" w:sz="0" w:space="0" w:color="auto"/>
          </w:divBdr>
        </w:div>
        <w:div w:id="611480457">
          <w:marLeft w:val="640"/>
          <w:marRight w:val="0"/>
          <w:marTop w:val="0"/>
          <w:marBottom w:val="0"/>
          <w:divBdr>
            <w:top w:val="none" w:sz="0" w:space="0" w:color="auto"/>
            <w:left w:val="none" w:sz="0" w:space="0" w:color="auto"/>
            <w:bottom w:val="none" w:sz="0" w:space="0" w:color="auto"/>
            <w:right w:val="none" w:sz="0" w:space="0" w:color="auto"/>
          </w:divBdr>
        </w:div>
        <w:div w:id="2010256859">
          <w:marLeft w:val="640"/>
          <w:marRight w:val="0"/>
          <w:marTop w:val="0"/>
          <w:marBottom w:val="0"/>
          <w:divBdr>
            <w:top w:val="none" w:sz="0" w:space="0" w:color="auto"/>
            <w:left w:val="none" w:sz="0" w:space="0" w:color="auto"/>
            <w:bottom w:val="none" w:sz="0" w:space="0" w:color="auto"/>
            <w:right w:val="none" w:sz="0" w:space="0" w:color="auto"/>
          </w:divBdr>
        </w:div>
        <w:div w:id="21365931">
          <w:marLeft w:val="640"/>
          <w:marRight w:val="0"/>
          <w:marTop w:val="0"/>
          <w:marBottom w:val="0"/>
          <w:divBdr>
            <w:top w:val="none" w:sz="0" w:space="0" w:color="auto"/>
            <w:left w:val="none" w:sz="0" w:space="0" w:color="auto"/>
            <w:bottom w:val="none" w:sz="0" w:space="0" w:color="auto"/>
            <w:right w:val="none" w:sz="0" w:space="0" w:color="auto"/>
          </w:divBdr>
        </w:div>
        <w:div w:id="709499838">
          <w:marLeft w:val="640"/>
          <w:marRight w:val="0"/>
          <w:marTop w:val="0"/>
          <w:marBottom w:val="0"/>
          <w:divBdr>
            <w:top w:val="none" w:sz="0" w:space="0" w:color="auto"/>
            <w:left w:val="none" w:sz="0" w:space="0" w:color="auto"/>
            <w:bottom w:val="none" w:sz="0" w:space="0" w:color="auto"/>
            <w:right w:val="none" w:sz="0" w:space="0" w:color="auto"/>
          </w:divBdr>
        </w:div>
        <w:div w:id="1250888655">
          <w:marLeft w:val="640"/>
          <w:marRight w:val="0"/>
          <w:marTop w:val="0"/>
          <w:marBottom w:val="0"/>
          <w:divBdr>
            <w:top w:val="none" w:sz="0" w:space="0" w:color="auto"/>
            <w:left w:val="none" w:sz="0" w:space="0" w:color="auto"/>
            <w:bottom w:val="none" w:sz="0" w:space="0" w:color="auto"/>
            <w:right w:val="none" w:sz="0" w:space="0" w:color="auto"/>
          </w:divBdr>
        </w:div>
        <w:div w:id="553780445">
          <w:marLeft w:val="640"/>
          <w:marRight w:val="0"/>
          <w:marTop w:val="0"/>
          <w:marBottom w:val="0"/>
          <w:divBdr>
            <w:top w:val="none" w:sz="0" w:space="0" w:color="auto"/>
            <w:left w:val="none" w:sz="0" w:space="0" w:color="auto"/>
            <w:bottom w:val="none" w:sz="0" w:space="0" w:color="auto"/>
            <w:right w:val="none" w:sz="0" w:space="0" w:color="auto"/>
          </w:divBdr>
        </w:div>
        <w:div w:id="661740921">
          <w:marLeft w:val="640"/>
          <w:marRight w:val="0"/>
          <w:marTop w:val="0"/>
          <w:marBottom w:val="0"/>
          <w:divBdr>
            <w:top w:val="none" w:sz="0" w:space="0" w:color="auto"/>
            <w:left w:val="none" w:sz="0" w:space="0" w:color="auto"/>
            <w:bottom w:val="none" w:sz="0" w:space="0" w:color="auto"/>
            <w:right w:val="none" w:sz="0" w:space="0" w:color="auto"/>
          </w:divBdr>
        </w:div>
      </w:divsChild>
    </w:div>
    <w:div w:id="395586466">
      <w:bodyDiv w:val="1"/>
      <w:marLeft w:val="0"/>
      <w:marRight w:val="0"/>
      <w:marTop w:val="0"/>
      <w:marBottom w:val="0"/>
      <w:divBdr>
        <w:top w:val="none" w:sz="0" w:space="0" w:color="auto"/>
        <w:left w:val="none" w:sz="0" w:space="0" w:color="auto"/>
        <w:bottom w:val="none" w:sz="0" w:space="0" w:color="auto"/>
        <w:right w:val="none" w:sz="0" w:space="0" w:color="auto"/>
      </w:divBdr>
      <w:divsChild>
        <w:div w:id="1667830039">
          <w:marLeft w:val="640"/>
          <w:marRight w:val="0"/>
          <w:marTop w:val="0"/>
          <w:marBottom w:val="0"/>
          <w:divBdr>
            <w:top w:val="none" w:sz="0" w:space="0" w:color="auto"/>
            <w:left w:val="none" w:sz="0" w:space="0" w:color="auto"/>
            <w:bottom w:val="none" w:sz="0" w:space="0" w:color="auto"/>
            <w:right w:val="none" w:sz="0" w:space="0" w:color="auto"/>
          </w:divBdr>
        </w:div>
        <w:div w:id="904100175">
          <w:marLeft w:val="640"/>
          <w:marRight w:val="0"/>
          <w:marTop w:val="0"/>
          <w:marBottom w:val="0"/>
          <w:divBdr>
            <w:top w:val="none" w:sz="0" w:space="0" w:color="auto"/>
            <w:left w:val="none" w:sz="0" w:space="0" w:color="auto"/>
            <w:bottom w:val="none" w:sz="0" w:space="0" w:color="auto"/>
            <w:right w:val="none" w:sz="0" w:space="0" w:color="auto"/>
          </w:divBdr>
        </w:div>
        <w:div w:id="2109235507">
          <w:marLeft w:val="640"/>
          <w:marRight w:val="0"/>
          <w:marTop w:val="0"/>
          <w:marBottom w:val="0"/>
          <w:divBdr>
            <w:top w:val="none" w:sz="0" w:space="0" w:color="auto"/>
            <w:left w:val="none" w:sz="0" w:space="0" w:color="auto"/>
            <w:bottom w:val="none" w:sz="0" w:space="0" w:color="auto"/>
            <w:right w:val="none" w:sz="0" w:space="0" w:color="auto"/>
          </w:divBdr>
        </w:div>
        <w:div w:id="130751093">
          <w:marLeft w:val="640"/>
          <w:marRight w:val="0"/>
          <w:marTop w:val="0"/>
          <w:marBottom w:val="0"/>
          <w:divBdr>
            <w:top w:val="none" w:sz="0" w:space="0" w:color="auto"/>
            <w:left w:val="none" w:sz="0" w:space="0" w:color="auto"/>
            <w:bottom w:val="none" w:sz="0" w:space="0" w:color="auto"/>
            <w:right w:val="none" w:sz="0" w:space="0" w:color="auto"/>
          </w:divBdr>
        </w:div>
        <w:div w:id="2116974083">
          <w:marLeft w:val="640"/>
          <w:marRight w:val="0"/>
          <w:marTop w:val="0"/>
          <w:marBottom w:val="0"/>
          <w:divBdr>
            <w:top w:val="none" w:sz="0" w:space="0" w:color="auto"/>
            <w:left w:val="none" w:sz="0" w:space="0" w:color="auto"/>
            <w:bottom w:val="none" w:sz="0" w:space="0" w:color="auto"/>
            <w:right w:val="none" w:sz="0" w:space="0" w:color="auto"/>
          </w:divBdr>
        </w:div>
        <w:div w:id="1845195821">
          <w:marLeft w:val="640"/>
          <w:marRight w:val="0"/>
          <w:marTop w:val="0"/>
          <w:marBottom w:val="0"/>
          <w:divBdr>
            <w:top w:val="none" w:sz="0" w:space="0" w:color="auto"/>
            <w:left w:val="none" w:sz="0" w:space="0" w:color="auto"/>
            <w:bottom w:val="none" w:sz="0" w:space="0" w:color="auto"/>
            <w:right w:val="none" w:sz="0" w:space="0" w:color="auto"/>
          </w:divBdr>
        </w:div>
        <w:div w:id="18943289">
          <w:marLeft w:val="640"/>
          <w:marRight w:val="0"/>
          <w:marTop w:val="0"/>
          <w:marBottom w:val="0"/>
          <w:divBdr>
            <w:top w:val="none" w:sz="0" w:space="0" w:color="auto"/>
            <w:left w:val="none" w:sz="0" w:space="0" w:color="auto"/>
            <w:bottom w:val="none" w:sz="0" w:space="0" w:color="auto"/>
            <w:right w:val="none" w:sz="0" w:space="0" w:color="auto"/>
          </w:divBdr>
        </w:div>
        <w:div w:id="1399673949">
          <w:marLeft w:val="640"/>
          <w:marRight w:val="0"/>
          <w:marTop w:val="0"/>
          <w:marBottom w:val="0"/>
          <w:divBdr>
            <w:top w:val="none" w:sz="0" w:space="0" w:color="auto"/>
            <w:left w:val="none" w:sz="0" w:space="0" w:color="auto"/>
            <w:bottom w:val="none" w:sz="0" w:space="0" w:color="auto"/>
            <w:right w:val="none" w:sz="0" w:space="0" w:color="auto"/>
          </w:divBdr>
        </w:div>
        <w:div w:id="354159339">
          <w:marLeft w:val="640"/>
          <w:marRight w:val="0"/>
          <w:marTop w:val="0"/>
          <w:marBottom w:val="0"/>
          <w:divBdr>
            <w:top w:val="none" w:sz="0" w:space="0" w:color="auto"/>
            <w:left w:val="none" w:sz="0" w:space="0" w:color="auto"/>
            <w:bottom w:val="none" w:sz="0" w:space="0" w:color="auto"/>
            <w:right w:val="none" w:sz="0" w:space="0" w:color="auto"/>
          </w:divBdr>
        </w:div>
        <w:div w:id="1791242600">
          <w:marLeft w:val="640"/>
          <w:marRight w:val="0"/>
          <w:marTop w:val="0"/>
          <w:marBottom w:val="0"/>
          <w:divBdr>
            <w:top w:val="none" w:sz="0" w:space="0" w:color="auto"/>
            <w:left w:val="none" w:sz="0" w:space="0" w:color="auto"/>
            <w:bottom w:val="none" w:sz="0" w:space="0" w:color="auto"/>
            <w:right w:val="none" w:sz="0" w:space="0" w:color="auto"/>
          </w:divBdr>
        </w:div>
        <w:div w:id="2115512594">
          <w:marLeft w:val="640"/>
          <w:marRight w:val="0"/>
          <w:marTop w:val="0"/>
          <w:marBottom w:val="0"/>
          <w:divBdr>
            <w:top w:val="none" w:sz="0" w:space="0" w:color="auto"/>
            <w:left w:val="none" w:sz="0" w:space="0" w:color="auto"/>
            <w:bottom w:val="none" w:sz="0" w:space="0" w:color="auto"/>
            <w:right w:val="none" w:sz="0" w:space="0" w:color="auto"/>
          </w:divBdr>
        </w:div>
        <w:div w:id="586885566">
          <w:marLeft w:val="640"/>
          <w:marRight w:val="0"/>
          <w:marTop w:val="0"/>
          <w:marBottom w:val="0"/>
          <w:divBdr>
            <w:top w:val="none" w:sz="0" w:space="0" w:color="auto"/>
            <w:left w:val="none" w:sz="0" w:space="0" w:color="auto"/>
            <w:bottom w:val="none" w:sz="0" w:space="0" w:color="auto"/>
            <w:right w:val="none" w:sz="0" w:space="0" w:color="auto"/>
          </w:divBdr>
        </w:div>
        <w:div w:id="2116514198">
          <w:marLeft w:val="640"/>
          <w:marRight w:val="0"/>
          <w:marTop w:val="0"/>
          <w:marBottom w:val="0"/>
          <w:divBdr>
            <w:top w:val="none" w:sz="0" w:space="0" w:color="auto"/>
            <w:left w:val="none" w:sz="0" w:space="0" w:color="auto"/>
            <w:bottom w:val="none" w:sz="0" w:space="0" w:color="auto"/>
            <w:right w:val="none" w:sz="0" w:space="0" w:color="auto"/>
          </w:divBdr>
        </w:div>
        <w:div w:id="922488341">
          <w:marLeft w:val="640"/>
          <w:marRight w:val="0"/>
          <w:marTop w:val="0"/>
          <w:marBottom w:val="0"/>
          <w:divBdr>
            <w:top w:val="none" w:sz="0" w:space="0" w:color="auto"/>
            <w:left w:val="none" w:sz="0" w:space="0" w:color="auto"/>
            <w:bottom w:val="none" w:sz="0" w:space="0" w:color="auto"/>
            <w:right w:val="none" w:sz="0" w:space="0" w:color="auto"/>
          </w:divBdr>
        </w:div>
        <w:div w:id="1256670385">
          <w:marLeft w:val="640"/>
          <w:marRight w:val="0"/>
          <w:marTop w:val="0"/>
          <w:marBottom w:val="0"/>
          <w:divBdr>
            <w:top w:val="none" w:sz="0" w:space="0" w:color="auto"/>
            <w:left w:val="none" w:sz="0" w:space="0" w:color="auto"/>
            <w:bottom w:val="none" w:sz="0" w:space="0" w:color="auto"/>
            <w:right w:val="none" w:sz="0" w:space="0" w:color="auto"/>
          </w:divBdr>
        </w:div>
        <w:div w:id="1262448594">
          <w:marLeft w:val="640"/>
          <w:marRight w:val="0"/>
          <w:marTop w:val="0"/>
          <w:marBottom w:val="0"/>
          <w:divBdr>
            <w:top w:val="none" w:sz="0" w:space="0" w:color="auto"/>
            <w:left w:val="none" w:sz="0" w:space="0" w:color="auto"/>
            <w:bottom w:val="none" w:sz="0" w:space="0" w:color="auto"/>
            <w:right w:val="none" w:sz="0" w:space="0" w:color="auto"/>
          </w:divBdr>
        </w:div>
        <w:div w:id="1703044623">
          <w:marLeft w:val="640"/>
          <w:marRight w:val="0"/>
          <w:marTop w:val="0"/>
          <w:marBottom w:val="0"/>
          <w:divBdr>
            <w:top w:val="none" w:sz="0" w:space="0" w:color="auto"/>
            <w:left w:val="none" w:sz="0" w:space="0" w:color="auto"/>
            <w:bottom w:val="none" w:sz="0" w:space="0" w:color="auto"/>
            <w:right w:val="none" w:sz="0" w:space="0" w:color="auto"/>
          </w:divBdr>
        </w:div>
        <w:div w:id="2068872629">
          <w:marLeft w:val="640"/>
          <w:marRight w:val="0"/>
          <w:marTop w:val="0"/>
          <w:marBottom w:val="0"/>
          <w:divBdr>
            <w:top w:val="none" w:sz="0" w:space="0" w:color="auto"/>
            <w:left w:val="none" w:sz="0" w:space="0" w:color="auto"/>
            <w:bottom w:val="none" w:sz="0" w:space="0" w:color="auto"/>
            <w:right w:val="none" w:sz="0" w:space="0" w:color="auto"/>
          </w:divBdr>
        </w:div>
        <w:div w:id="1172256388">
          <w:marLeft w:val="640"/>
          <w:marRight w:val="0"/>
          <w:marTop w:val="0"/>
          <w:marBottom w:val="0"/>
          <w:divBdr>
            <w:top w:val="none" w:sz="0" w:space="0" w:color="auto"/>
            <w:left w:val="none" w:sz="0" w:space="0" w:color="auto"/>
            <w:bottom w:val="none" w:sz="0" w:space="0" w:color="auto"/>
            <w:right w:val="none" w:sz="0" w:space="0" w:color="auto"/>
          </w:divBdr>
        </w:div>
        <w:div w:id="1870138779">
          <w:marLeft w:val="640"/>
          <w:marRight w:val="0"/>
          <w:marTop w:val="0"/>
          <w:marBottom w:val="0"/>
          <w:divBdr>
            <w:top w:val="none" w:sz="0" w:space="0" w:color="auto"/>
            <w:left w:val="none" w:sz="0" w:space="0" w:color="auto"/>
            <w:bottom w:val="none" w:sz="0" w:space="0" w:color="auto"/>
            <w:right w:val="none" w:sz="0" w:space="0" w:color="auto"/>
          </w:divBdr>
        </w:div>
        <w:div w:id="152719979">
          <w:marLeft w:val="640"/>
          <w:marRight w:val="0"/>
          <w:marTop w:val="0"/>
          <w:marBottom w:val="0"/>
          <w:divBdr>
            <w:top w:val="none" w:sz="0" w:space="0" w:color="auto"/>
            <w:left w:val="none" w:sz="0" w:space="0" w:color="auto"/>
            <w:bottom w:val="none" w:sz="0" w:space="0" w:color="auto"/>
            <w:right w:val="none" w:sz="0" w:space="0" w:color="auto"/>
          </w:divBdr>
        </w:div>
        <w:div w:id="1664703271">
          <w:marLeft w:val="640"/>
          <w:marRight w:val="0"/>
          <w:marTop w:val="0"/>
          <w:marBottom w:val="0"/>
          <w:divBdr>
            <w:top w:val="none" w:sz="0" w:space="0" w:color="auto"/>
            <w:left w:val="none" w:sz="0" w:space="0" w:color="auto"/>
            <w:bottom w:val="none" w:sz="0" w:space="0" w:color="auto"/>
            <w:right w:val="none" w:sz="0" w:space="0" w:color="auto"/>
          </w:divBdr>
        </w:div>
      </w:divsChild>
    </w:div>
    <w:div w:id="440102897">
      <w:bodyDiv w:val="1"/>
      <w:marLeft w:val="0"/>
      <w:marRight w:val="0"/>
      <w:marTop w:val="0"/>
      <w:marBottom w:val="0"/>
      <w:divBdr>
        <w:top w:val="none" w:sz="0" w:space="0" w:color="auto"/>
        <w:left w:val="none" w:sz="0" w:space="0" w:color="auto"/>
        <w:bottom w:val="none" w:sz="0" w:space="0" w:color="auto"/>
        <w:right w:val="none" w:sz="0" w:space="0" w:color="auto"/>
      </w:divBdr>
      <w:divsChild>
        <w:div w:id="1954899214">
          <w:marLeft w:val="640"/>
          <w:marRight w:val="0"/>
          <w:marTop w:val="0"/>
          <w:marBottom w:val="0"/>
          <w:divBdr>
            <w:top w:val="none" w:sz="0" w:space="0" w:color="auto"/>
            <w:left w:val="none" w:sz="0" w:space="0" w:color="auto"/>
            <w:bottom w:val="none" w:sz="0" w:space="0" w:color="auto"/>
            <w:right w:val="none" w:sz="0" w:space="0" w:color="auto"/>
          </w:divBdr>
        </w:div>
        <w:div w:id="1564680292">
          <w:marLeft w:val="640"/>
          <w:marRight w:val="0"/>
          <w:marTop w:val="0"/>
          <w:marBottom w:val="0"/>
          <w:divBdr>
            <w:top w:val="none" w:sz="0" w:space="0" w:color="auto"/>
            <w:left w:val="none" w:sz="0" w:space="0" w:color="auto"/>
            <w:bottom w:val="none" w:sz="0" w:space="0" w:color="auto"/>
            <w:right w:val="none" w:sz="0" w:space="0" w:color="auto"/>
          </w:divBdr>
        </w:div>
        <w:div w:id="909727961">
          <w:marLeft w:val="640"/>
          <w:marRight w:val="0"/>
          <w:marTop w:val="0"/>
          <w:marBottom w:val="0"/>
          <w:divBdr>
            <w:top w:val="none" w:sz="0" w:space="0" w:color="auto"/>
            <w:left w:val="none" w:sz="0" w:space="0" w:color="auto"/>
            <w:bottom w:val="none" w:sz="0" w:space="0" w:color="auto"/>
            <w:right w:val="none" w:sz="0" w:space="0" w:color="auto"/>
          </w:divBdr>
        </w:div>
        <w:div w:id="599262166">
          <w:marLeft w:val="640"/>
          <w:marRight w:val="0"/>
          <w:marTop w:val="0"/>
          <w:marBottom w:val="0"/>
          <w:divBdr>
            <w:top w:val="none" w:sz="0" w:space="0" w:color="auto"/>
            <w:left w:val="none" w:sz="0" w:space="0" w:color="auto"/>
            <w:bottom w:val="none" w:sz="0" w:space="0" w:color="auto"/>
            <w:right w:val="none" w:sz="0" w:space="0" w:color="auto"/>
          </w:divBdr>
        </w:div>
        <w:div w:id="1108355368">
          <w:marLeft w:val="640"/>
          <w:marRight w:val="0"/>
          <w:marTop w:val="0"/>
          <w:marBottom w:val="0"/>
          <w:divBdr>
            <w:top w:val="none" w:sz="0" w:space="0" w:color="auto"/>
            <w:left w:val="none" w:sz="0" w:space="0" w:color="auto"/>
            <w:bottom w:val="none" w:sz="0" w:space="0" w:color="auto"/>
            <w:right w:val="none" w:sz="0" w:space="0" w:color="auto"/>
          </w:divBdr>
        </w:div>
        <w:div w:id="1734935988">
          <w:marLeft w:val="640"/>
          <w:marRight w:val="0"/>
          <w:marTop w:val="0"/>
          <w:marBottom w:val="0"/>
          <w:divBdr>
            <w:top w:val="none" w:sz="0" w:space="0" w:color="auto"/>
            <w:left w:val="none" w:sz="0" w:space="0" w:color="auto"/>
            <w:bottom w:val="none" w:sz="0" w:space="0" w:color="auto"/>
            <w:right w:val="none" w:sz="0" w:space="0" w:color="auto"/>
          </w:divBdr>
        </w:div>
        <w:div w:id="1174106029">
          <w:marLeft w:val="640"/>
          <w:marRight w:val="0"/>
          <w:marTop w:val="0"/>
          <w:marBottom w:val="0"/>
          <w:divBdr>
            <w:top w:val="none" w:sz="0" w:space="0" w:color="auto"/>
            <w:left w:val="none" w:sz="0" w:space="0" w:color="auto"/>
            <w:bottom w:val="none" w:sz="0" w:space="0" w:color="auto"/>
            <w:right w:val="none" w:sz="0" w:space="0" w:color="auto"/>
          </w:divBdr>
        </w:div>
        <w:div w:id="2039575671">
          <w:marLeft w:val="640"/>
          <w:marRight w:val="0"/>
          <w:marTop w:val="0"/>
          <w:marBottom w:val="0"/>
          <w:divBdr>
            <w:top w:val="none" w:sz="0" w:space="0" w:color="auto"/>
            <w:left w:val="none" w:sz="0" w:space="0" w:color="auto"/>
            <w:bottom w:val="none" w:sz="0" w:space="0" w:color="auto"/>
            <w:right w:val="none" w:sz="0" w:space="0" w:color="auto"/>
          </w:divBdr>
        </w:div>
        <w:div w:id="627318467">
          <w:marLeft w:val="640"/>
          <w:marRight w:val="0"/>
          <w:marTop w:val="0"/>
          <w:marBottom w:val="0"/>
          <w:divBdr>
            <w:top w:val="none" w:sz="0" w:space="0" w:color="auto"/>
            <w:left w:val="none" w:sz="0" w:space="0" w:color="auto"/>
            <w:bottom w:val="none" w:sz="0" w:space="0" w:color="auto"/>
            <w:right w:val="none" w:sz="0" w:space="0" w:color="auto"/>
          </w:divBdr>
        </w:div>
        <w:div w:id="486439972">
          <w:marLeft w:val="640"/>
          <w:marRight w:val="0"/>
          <w:marTop w:val="0"/>
          <w:marBottom w:val="0"/>
          <w:divBdr>
            <w:top w:val="none" w:sz="0" w:space="0" w:color="auto"/>
            <w:left w:val="none" w:sz="0" w:space="0" w:color="auto"/>
            <w:bottom w:val="none" w:sz="0" w:space="0" w:color="auto"/>
            <w:right w:val="none" w:sz="0" w:space="0" w:color="auto"/>
          </w:divBdr>
        </w:div>
        <w:div w:id="521867352">
          <w:marLeft w:val="640"/>
          <w:marRight w:val="0"/>
          <w:marTop w:val="0"/>
          <w:marBottom w:val="0"/>
          <w:divBdr>
            <w:top w:val="none" w:sz="0" w:space="0" w:color="auto"/>
            <w:left w:val="none" w:sz="0" w:space="0" w:color="auto"/>
            <w:bottom w:val="none" w:sz="0" w:space="0" w:color="auto"/>
            <w:right w:val="none" w:sz="0" w:space="0" w:color="auto"/>
          </w:divBdr>
        </w:div>
        <w:div w:id="48654120">
          <w:marLeft w:val="640"/>
          <w:marRight w:val="0"/>
          <w:marTop w:val="0"/>
          <w:marBottom w:val="0"/>
          <w:divBdr>
            <w:top w:val="none" w:sz="0" w:space="0" w:color="auto"/>
            <w:left w:val="none" w:sz="0" w:space="0" w:color="auto"/>
            <w:bottom w:val="none" w:sz="0" w:space="0" w:color="auto"/>
            <w:right w:val="none" w:sz="0" w:space="0" w:color="auto"/>
          </w:divBdr>
        </w:div>
      </w:divsChild>
    </w:div>
    <w:div w:id="498230428">
      <w:bodyDiv w:val="1"/>
      <w:marLeft w:val="0"/>
      <w:marRight w:val="0"/>
      <w:marTop w:val="0"/>
      <w:marBottom w:val="0"/>
      <w:divBdr>
        <w:top w:val="none" w:sz="0" w:space="0" w:color="auto"/>
        <w:left w:val="none" w:sz="0" w:space="0" w:color="auto"/>
        <w:bottom w:val="none" w:sz="0" w:space="0" w:color="auto"/>
        <w:right w:val="none" w:sz="0" w:space="0" w:color="auto"/>
      </w:divBdr>
      <w:divsChild>
        <w:div w:id="451675524">
          <w:marLeft w:val="640"/>
          <w:marRight w:val="0"/>
          <w:marTop w:val="0"/>
          <w:marBottom w:val="0"/>
          <w:divBdr>
            <w:top w:val="none" w:sz="0" w:space="0" w:color="auto"/>
            <w:left w:val="none" w:sz="0" w:space="0" w:color="auto"/>
            <w:bottom w:val="none" w:sz="0" w:space="0" w:color="auto"/>
            <w:right w:val="none" w:sz="0" w:space="0" w:color="auto"/>
          </w:divBdr>
        </w:div>
        <w:div w:id="293483562">
          <w:marLeft w:val="640"/>
          <w:marRight w:val="0"/>
          <w:marTop w:val="0"/>
          <w:marBottom w:val="0"/>
          <w:divBdr>
            <w:top w:val="none" w:sz="0" w:space="0" w:color="auto"/>
            <w:left w:val="none" w:sz="0" w:space="0" w:color="auto"/>
            <w:bottom w:val="none" w:sz="0" w:space="0" w:color="auto"/>
            <w:right w:val="none" w:sz="0" w:space="0" w:color="auto"/>
          </w:divBdr>
        </w:div>
        <w:div w:id="967584446">
          <w:marLeft w:val="640"/>
          <w:marRight w:val="0"/>
          <w:marTop w:val="0"/>
          <w:marBottom w:val="0"/>
          <w:divBdr>
            <w:top w:val="none" w:sz="0" w:space="0" w:color="auto"/>
            <w:left w:val="none" w:sz="0" w:space="0" w:color="auto"/>
            <w:bottom w:val="none" w:sz="0" w:space="0" w:color="auto"/>
            <w:right w:val="none" w:sz="0" w:space="0" w:color="auto"/>
          </w:divBdr>
        </w:div>
        <w:div w:id="1262450456">
          <w:marLeft w:val="640"/>
          <w:marRight w:val="0"/>
          <w:marTop w:val="0"/>
          <w:marBottom w:val="0"/>
          <w:divBdr>
            <w:top w:val="none" w:sz="0" w:space="0" w:color="auto"/>
            <w:left w:val="none" w:sz="0" w:space="0" w:color="auto"/>
            <w:bottom w:val="none" w:sz="0" w:space="0" w:color="auto"/>
            <w:right w:val="none" w:sz="0" w:space="0" w:color="auto"/>
          </w:divBdr>
        </w:div>
        <w:div w:id="248394301">
          <w:marLeft w:val="640"/>
          <w:marRight w:val="0"/>
          <w:marTop w:val="0"/>
          <w:marBottom w:val="0"/>
          <w:divBdr>
            <w:top w:val="none" w:sz="0" w:space="0" w:color="auto"/>
            <w:left w:val="none" w:sz="0" w:space="0" w:color="auto"/>
            <w:bottom w:val="none" w:sz="0" w:space="0" w:color="auto"/>
            <w:right w:val="none" w:sz="0" w:space="0" w:color="auto"/>
          </w:divBdr>
        </w:div>
        <w:div w:id="1559239546">
          <w:marLeft w:val="640"/>
          <w:marRight w:val="0"/>
          <w:marTop w:val="0"/>
          <w:marBottom w:val="0"/>
          <w:divBdr>
            <w:top w:val="none" w:sz="0" w:space="0" w:color="auto"/>
            <w:left w:val="none" w:sz="0" w:space="0" w:color="auto"/>
            <w:bottom w:val="none" w:sz="0" w:space="0" w:color="auto"/>
            <w:right w:val="none" w:sz="0" w:space="0" w:color="auto"/>
          </w:divBdr>
        </w:div>
        <w:div w:id="844831114">
          <w:marLeft w:val="640"/>
          <w:marRight w:val="0"/>
          <w:marTop w:val="0"/>
          <w:marBottom w:val="0"/>
          <w:divBdr>
            <w:top w:val="none" w:sz="0" w:space="0" w:color="auto"/>
            <w:left w:val="none" w:sz="0" w:space="0" w:color="auto"/>
            <w:bottom w:val="none" w:sz="0" w:space="0" w:color="auto"/>
            <w:right w:val="none" w:sz="0" w:space="0" w:color="auto"/>
          </w:divBdr>
        </w:div>
        <w:div w:id="1366442386">
          <w:marLeft w:val="640"/>
          <w:marRight w:val="0"/>
          <w:marTop w:val="0"/>
          <w:marBottom w:val="0"/>
          <w:divBdr>
            <w:top w:val="none" w:sz="0" w:space="0" w:color="auto"/>
            <w:left w:val="none" w:sz="0" w:space="0" w:color="auto"/>
            <w:bottom w:val="none" w:sz="0" w:space="0" w:color="auto"/>
            <w:right w:val="none" w:sz="0" w:space="0" w:color="auto"/>
          </w:divBdr>
        </w:div>
        <w:div w:id="153373957">
          <w:marLeft w:val="640"/>
          <w:marRight w:val="0"/>
          <w:marTop w:val="0"/>
          <w:marBottom w:val="0"/>
          <w:divBdr>
            <w:top w:val="none" w:sz="0" w:space="0" w:color="auto"/>
            <w:left w:val="none" w:sz="0" w:space="0" w:color="auto"/>
            <w:bottom w:val="none" w:sz="0" w:space="0" w:color="auto"/>
            <w:right w:val="none" w:sz="0" w:space="0" w:color="auto"/>
          </w:divBdr>
        </w:div>
        <w:div w:id="1646203483">
          <w:marLeft w:val="640"/>
          <w:marRight w:val="0"/>
          <w:marTop w:val="0"/>
          <w:marBottom w:val="0"/>
          <w:divBdr>
            <w:top w:val="none" w:sz="0" w:space="0" w:color="auto"/>
            <w:left w:val="none" w:sz="0" w:space="0" w:color="auto"/>
            <w:bottom w:val="none" w:sz="0" w:space="0" w:color="auto"/>
            <w:right w:val="none" w:sz="0" w:space="0" w:color="auto"/>
          </w:divBdr>
        </w:div>
        <w:div w:id="926309969">
          <w:marLeft w:val="640"/>
          <w:marRight w:val="0"/>
          <w:marTop w:val="0"/>
          <w:marBottom w:val="0"/>
          <w:divBdr>
            <w:top w:val="none" w:sz="0" w:space="0" w:color="auto"/>
            <w:left w:val="none" w:sz="0" w:space="0" w:color="auto"/>
            <w:bottom w:val="none" w:sz="0" w:space="0" w:color="auto"/>
            <w:right w:val="none" w:sz="0" w:space="0" w:color="auto"/>
          </w:divBdr>
        </w:div>
        <w:div w:id="1978341323">
          <w:marLeft w:val="640"/>
          <w:marRight w:val="0"/>
          <w:marTop w:val="0"/>
          <w:marBottom w:val="0"/>
          <w:divBdr>
            <w:top w:val="none" w:sz="0" w:space="0" w:color="auto"/>
            <w:left w:val="none" w:sz="0" w:space="0" w:color="auto"/>
            <w:bottom w:val="none" w:sz="0" w:space="0" w:color="auto"/>
            <w:right w:val="none" w:sz="0" w:space="0" w:color="auto"/>
          </w:divBdr>
        </w:div>
        <w:div w:id="1700356105">
          <w:marLeft w:val="640"/>
          <w:marRight w:val="0"/>
          <w:marTop w:val="0"/>
          <w:marBottom w:val="0"/>
          <w:divBdr>
            <w:top w:val="none" w:sz="0" w:space="0" w:color="auto"/>
            <w:left w:val="none" w:sz="0" w:space="0" w:color="auto"/>
            <w:bottom w:val="none" w:sz="0" w:space="0" w:color="auto"/>
            <w:right w:val="none" w:sz="0" w:space="0" w:color="auto"/>
          </w:divBdr>
        </w:div>
        <w:div w:id="1838884505">
          <w:marLeft w:val="640"/>
          <w:marRight w:val="0"/>
          <w:marTop w:val="0"/>
          <w:marBottom w:val="0"/>
          <w:divBdr>
            <w:top w:val="none" w:sz="0" w:space="0" w:color="auto"/>
            <w:left w:val="none" w:sz="0" w:space="0" w:color="auto"/>
            <w:bottom w:val="none" w:sz="0" w:space="0" w:color="auto"/>
            <w:right w:val="none" w:sz="0" w:space="0" w:color="auto"/>
          </w:divBdr>
        </w:div>
        <w:div w:id="1591738613">
          <w:marLeft w:val="640"/>
          <w:marRight w:val="0"/>
          <w:marTop w:val="0"/>
          <w:marBottom w:val="0"/>
          <w:divBdr>
            <w:top w:val="none" w:sz="0" w:space="0" w:color="auto"/>
            <w:left w:val="none" w:sz="0" w:space="0" w:color="auto"/>
            <w:bottom w:val="none" w:sz="0" w:space="0" w:color="auto"/>
            <w:right w:val="none" w:sz="0" w:space="0" w:color="auto"/>
          </w:divBdr>
        </w:div>
        <w:div w:id="1163812624">
          <w:marLeft w:val="640"/>
          <w:marRight w:val="0"/>
          <w:marTop w:val="0"/>
          <w:marBottom w:val="0"/>
          <w:divBdr>
            <w:top w:val="none" w:sz="0" w:space="0" w:color="auto"/>
            <w:left w:val="none" w:sz="0" w:space="0" w:color="auto"/>
            <w:bottom w:val="none" w:sz="0" w:space="0" w:color="auto"/>
            <w:right w:val="none" w:sz="0" w:space="0" w:color="auto"/>
          </w:divBdr>
        </w:div>
        <w:div w:id="127284013">
          <w:marLeft w:val="640"/>
          <w:marRight w:val="0"/>
          <w:marTop w:val="0"/>
          <w:marBottom w:val="0"/>
          <w:divBdr>
            <w:top w:val="none" w:sz="0" w:space="0" w:color="auto"/>
            <w:left w:val="none" w:sz="0" w:space="0" w:color="auto"/>
            <w:bottom w:val="none" w:sz="0" w:space="0" w:color="auto"/>
            <w:right w:val="none" w:sz="0" w:space="0" w:color="auto"/>
          </w:divBdr>
        </w:div>
        <w:div w:id="1794865435">
          <w:marLeft w:val="640"/>
          <w:marRight w:val="0"/>
          <w:marTop w:val="0"/>
          <w:marBottom w:val="0"/>
          <w:divBdr>
            <w:top w:val="none" w:sz="0" w:space="0" w:color="auto"/>
            <w:left w:val="none" w:sz="0" w:space="0" w:color="auto"/>
            <w:bottom w:val="none" w:sz="0" w:space="0" w:color="auto"/>
            <w:right w:val="none" w:sz="0" w:space="0" w:color="auto"/>
          </w:divBdr>
        </w:div>
        <w:div w:id="588347120">
          <w:marLeft w:val="640"/>
          <w:marRight w:val="0"/>
          <w:marTop w:val="0"/>
          <w:marBottom w:val="0"/>
          <w:divBdr>
            <w:top w:val="none" w:sz="0" w:space="0" w:color="auto"/>
            <w:left w:val="none" w:sz="0" w:space="0" w:color="auto"/>
            <w:bottom w:val="none" w:sz="0" w:space="0" w:color="auto"/>
            <w:right w:val="none" w:sz="0" w:space="0" w:color="auto"/>
          </w:divBdr>
        </w:div>
        <w:div w:id="243957737">
          <w:marLeft w:val="640"/>
          <w:marRight w:val="0"/>
          <w:marTop w:val="0"/>
          <w:marBottom w:val="0"/>
          <w:divBdr>
            <w:top w:val="none" w:sz="0" w:space="0" w:color="auto"/>
            <w:left w:val="none" w:sz="0" w:space="0" w:color="auto"/>
            <w:bottom w:val="none" w:sz="0" w:space="0" w:color="auto"/>
            <w:right w:val="none" w:sz="0" w:space="0" w:color="auto"/>
          </w:divBdr>
        </w:div>
        <w:div w:id="985016676">
          <w:marLeft w:val="640"/>
          <w:marRight w:val="0"/>
          <w:marTop w:val="0"/>
          <w:marBottom w:val="0"/>
          <w:divBdr>
            <w:top w:val="none" w:sz="0" w:space="0" w:color="auto"/>
            <w:left w:val="none" w:sz="0" w:space="0" w:color="auto"/>
            <w:bottom w:val="none" w:sz="0" w:space="0" w:color="auto"/>
            <w:right w:val="none" w:sz="0" w:space="0" w:color="auto"/>
          </w:divBdr>
        </w:div>
        <w:div w:id="1770392373">
          <w:marLeft w:val="640"/>
          <w:marRight w:val="0"/>
          <w:marTop w:val="0"/>
          <w:marBottom w:val="0"/>
          <w:divBdr>
            <w:top w:val="none" w:sz="0" w:space="0" w:color="auto"/>
            <w:left w:val="none" w:sz="0" w:space="0" w:color="auto"/>
            <w:bottom w:val="none" w:sz="0" w:space="0" w:color="auto"/>
            <w:right w:val="none" w:sz="0" w:space="0" w:color="auto"/>
          </w:divBdr>
        </w:div>
        <w:div w:id="2122338579">
          <w:marLeft w:val="640"/>
          <w:marRight w:val="0"/>
          <w:marTop w:val="0"/>
          <w:marBottom w:val="0"/>
          <w:divBdr>
            <w:top w:val="none" w:sz="0" w:space="0" w:color="auto"/>
            <w:left w:val="none" w:sz="0" w:space="0" w:color="auto"/>
            <w:bottom w:val="none" w:sz="0" w:space="0" w:color="auto"/>
            <w:right w:val="none" w:sz="0" w:space="0" w:color="auto"/>
          </w:divBdr>
        </w:div>
        <w:div w:id="1853448059">
          <w:marLeft w:val="640"/>
          <w:marRight w:val="0"/>
          <w:marTop w:val="0"/>
          <w:marBottom w:val="0"/>
          <w:divBdr>
            <w:top w:val="none" w:sz="0" w:space="0" w:color="auto"/>
            <w:left w:val="none" w:sz="0" w:space="0" w:color="auto"/>
            <w:bottom w:val="none" w:sz="0" w:space="0" w:color="auto"/>
            <w:right w:val="none" w:sz="0" w:space="0" w:color="auto"/>
          </w:divBdr>
        </w:div>
      </w:divsChild>
    </w:div>
    <w:div w:id="534003505">
      <w:bodyDiv w:val="1"/>
      <w:marLeft w:val="0"/>
      <w:marRight w:val="0"/>
      <w:marTop w:val="0"/>
      <w:marBottom w:val="0"/>
      <w:divBdr>
        <w:top w:val="none" w:sz="0" w:space="0" w:color="auto"/>
        <w:left w:val="none" w:sz="0" w:space="0" w:color="auto"/>
        <w:bottom w:val="none" w:sz="0" w:space="0" w:color="auto"/>
        <w:right w:val="none" w:sz="0" w:space="0" w:color="auto"/>
      </w:divBdr>
      <w:divsChild>
        <w:div w:id="765465394">
          <w:marLeft w:val="640"/>
          <w:marRight w:val="0"/>
          <w:marTop w:val="0"/>
          <w:marBottom w:val="0"/>
          <w:divBdr>
            <w:top w:val="none" w:sz="0" w:space="0" w:color="auto"/>
            <w:left w:val="none" w:sz="0" w:space="0" w:color="auto"/>
            <w:bottom w:val="none" w:sz="0" w:space="0" w:color="auto"/>
            <w:right w:val="none" w:sz="0" w:space="0" w:color="auto"/>
          </w:divBdr>
        </w:div>
        <w:div w:id="2054226452">
          <w:marLeft w:val="640"/>
          <w:marRight w:val="0"/>
          <w:marTop w:val="0"/>
          <w:marBottom w:val="0"/>
          <w:divBdr>
            <w:top w:val="none" w:sz="0" w:space="0" w:color="auto"/>
            <w:left w:val="none" w:sz="0" w:space="0" w:color="auto"/>
            <w:bottom w:val="none" w:sz="0" w:space="0" w:color="auto"/>
            <w:right w:val="none" w:sz="0" w:space="0" w:color="auto"/>
          </w:divBdr>
        </w:div>
        <w:div w:id="1044788643">
          <w:marLeft w:val="640"/>
          <w:marRight w:val="0"/>
          <w:marTop w:val="0"/>
          <w:marBottom w:val="0"/>
          <w:divBdr>
            <w:top w:val="none" w:sz="0" w:space="0" w:color="auto"/>
            <w:left w:val="none" w:sz="0" w:space="0" w:color="auto"/>
            <w:bottom w:val="none" w:sz="0" w:space="0" w:color="auto"/>
            <w:right w:val="none" w:sz="0" w:space="0" w:color="auto"/>
          </w:divBdr>
        </w:div>
        <w:div w:id="1462531190">
          <w:marLeft w:val="640"/>
          <w:marRight w:val="0"/>
          <w:marTop w:val="0"/>
          <w:marBottom w:val="0"/>
          <w:divBdr>
            <w:top w:val="none" w:sz="0" w:space="0" w:color="auto"/>
            <w:left w:val="none" w:sz="0" w:space="0" w:color="auto"/>
            <w:bottom w:val="none" w:sz="0" w:space="0" w:color="auto"/>
            <w:right w:val="none" w:sz="0" w:space="0" w:color="auto"/>
          </w:divBdr>
        </w:div>
        <w:div w:id="157230747">
          <w:marLeft w:val="640"/>
          <w:marRight w:val="0"/>
          <w:marTop w:val="0"/>
          <w:marBottom w:val="0"/>
          <w:divBdr>
            <w:top w:val="none" w:sz="0" w:space="0" w:color="auto"/>
            <w:left w:val="none" w:sz="0" w:space="0" w:color="auto"/>
            <w:bottom w:val="none" w:sz="0" w:space="0" w:color="auto"/>
            <w:right w:val="none" w:sz="0" w:space="0" w:color="auto"/>
          </w:divBdr>
        </w:div>
        <w:div w:id="587738856">
          <w:marLeft w:val="640"/>
          <w:marRight w:val="0"/>
          <w:marTop w:val="0"/>
          <w:marBottom w:val="0"/>
          <w:divBdr>
            <w:top w:val="none" w:sz="0" w:space="0" w:color="auto"/>
            <w:left w:val="none" w:sz="0" w:space="0" w:color="auto"/>
            <w:bottom w:val="none" w:sz="0" w:space="0" w:color="auto"/>
            <w:right w:val="none" w:sz="0" w:space="0" w:color="auto"/>
          </w:divBdr>
        </w:div>
        <w:div w:id="572928827">
          <w:marLeft w:val="640"/>
          <w:marRight w:val="0"/>
          <w:marTop w:val="0"/>
          <w:marBottom w:val="0"/>
          <w:divBdr>
            <w:top w:val="none" w:sz="0" w:space="0" w:color="auto"/>
            <w:left w:val="none" w:sz="0" w:space="0" w:color="auto"/>
            <w:bottom w:val="none" w:sz="0" w:space="0" w:color="auto"/>
            <w:right w:val="none" w:sz="0" w:space="0" w:color="auto"/>
          </w:divBdr>
        </w:div>
        <w:div w:id="1678072329">
          <w:marLeft w:val="640"/>
          <w:marRight w:val="0"/>
          <w:marTop w:val="0"/>
          <w:marBottom w:val="0"/>
          <w:divBdr>
            <w:top w:val="none" w:sz="0" w:space="0" w:color="auto"/>
            <w:left w:val="none" w:sz="0" w:space="0" w:color="auto"/>
            <w:bottom w:val="none" w:sz="0" w:space="0" w:color="auto"/>
            <w:right w:val="none" w:sz="0" w:space="0" w:color="auto"/>
          </w:divBdr>
        </w:div>
        <w:div w:id="732967632">
          <w:marLeft w:val="640"/>
          <w:marRight w:val="0"/>
          <w:marTop w:val="0"/>
          <w:marBottom w:val="0"/>
          <w:divBdr>
            <w:top w:val="none" w:sz="0" w:space="0" w:color="auto"/>
            <w:left w:val="none" w:sz="0" w:space="0" w:color="auto"/>
            <w:bottom w:val="none" w:sz="0" w:space="0" w:color="auto"/>
            <w:right w:val="none" w:sz="0" w:space="0" w:color="auto"/>
          </w:divBdr>
        </w:div>
        <w:div w:id="1794978733">
          <w:marLeft w:val="640"/>
          <w:marRight w:val="0"/>
          <w:marTop w:val="0"/>
          <w:marBottom w:val="0"/>
          <w:divBdr>
            <w:top w:val="none" w:sz="0" w:space="0" w:color="auto"/>
            <w:left w:val="none" w:sz="0" w:space="0" w:color="auto"/>
            <w:bottom w:val="none" w:sz="0" w:space="0" w:color="auto"/>
            <w:right w:val="none" w:sz="0" w:space="0" w:color="auto"/>
          </w:divBdr>
        </w:div>
        <w:div w:id="30766577">
          <w:marLeft w:val="640"/>
          <w:marRight w:val="0"/>
          <w:marTop w:val="0"/>
          <w:marBottom w:val="0"/>
          <w:divBdr>
            <w:top w:val="none" w:sz="0" w:space="0" w:color="auto"/>
            <w:left w:val="none" w:sz="0" w:space="0" w:color="auto"/>
            <w:bottom w:val="none" w:sz="0" w:space="0" w:color="auto"/>
            <w:right w:val="none" w:sz="0" w:space="0" w:color="auto"/>
          </w:divBdr>
        </w:div>
        <w:div w:id="1278026217">
          <w:marLeft w:val="640"/>
          <w:marRight w:val="0"/>
          <w:marTop w:val="0"/>
          <w:marBottom w:val="0"/>
          <w:divBdr>
            <w:top w:val="none" w:sz="0" w:space="0" w:color="auto"/>
            <w:left w:val="none" w:sz="0" w:space="0" w:color="auto"/>
            <w:bottom w:val="none" w:sz="0" w:space="0" w:color="auto"/>
            <w:right w:val="none" w:sz="0" w:space="0" w:color="auto"/>
          </w:divBdr>
        </w:div>
        <w:div w:id="1930314264">
          <w:marLeft w:val="640"/>
          <w:marRight w:val="0"/>
          <w:marTop w:val="0"/>
          <w:marBottom w:val="0"/>
          <w:divBdr>
            <w:top w:val="none" w:sz="0" w:space="0" w:color="auto"/>
            <w:left w:val="none" w:sz="0" w:space="0" w:color="auto"/>
            <w:bottom w:val="none" w:sz="0" w:space="0" w:color="auto"/>
            <w:right w:val="none" w:sz="0" w:space="0" w:color="auto"/>
          </w:divBdr>
        </w:div>
        <w:div w:id="884173045">
          <w:marLeft w:val="640"/>
          <w:marRight w:val="0"/>
          <w:marTop w:val="0"/>
          <w:marBottom w:val="0"/>
          <w:divBdr>
            <w:top w:val="none" w:sz="0" w:space="0" w:color="auto"/>
            <w:left w:val="none" w:sz="0" w:space="0" w:color="auto"/>
            <w:bottom w:val="none" w:sz="0" w:space="0" w:color="auto"/>
            <w:right w:val="none" w:sz="0" w:space="0" w:color="auto"/>
          </w:divBdr>
        </w:div>
        <w:div w:id="545138711">
          <w:marLeft w:val="640"/>
          <w:marRight w:val="0"/>
          <w:marTop w:val="0"/>
          <w:marBottom w:val="0"/>
          <w:divBdr>
            <w:top w:val="none" w:sz="0" w:space="0" w:color="auto"/>
            <w:left w:val="none" w:sz="0" w:space="0" w:color="auto"/>
            <w:bottom w:val="none" w:sz="0" w:space="0" w:color="auto"/>
            <w:right w:val="none" w:sz="0" w:space="0" w:color="auto"/>
          </w:divBdr>
        </w:div>
        <w:div w:id="304897570">
          <w:marLeft w:val="640"/>
          <w:marRight w:val="0"/>
          <w:marTop w:val="0"/>
          <w:marBottom w:val="0"/>
          <w:divBdr>
            <w:top w:val="none" w:sz="0" w:space="0" w:color="auto"/>
            <w:left w:val="none" w:sz="0" w:space="0" w:color="auto"/>
            <w:bottom w:val="none" w:sz="0" w:space="0" w:color="auto"/>
            <w:right w:val="none" w:sz="0" w:space="0" w:color="auto"/>
          </w:divBdr>
        </w:div>
        <w:div w:id="1659384071">
          <w:marLeft w:val="640"/>
          <w:marRight w:val="0"/>
          <w:marTop w:val="0"/>
          <w:marBottom w:val="0"/>
          <w:divBdr>
            <w:top w:val="none" w:sz="0" w:space="0" w:color="auto"/>
            <w:left w:val="none" w:sz="0" w:space="0" w:color="auto"/>
            <w:bottom w:val="none" w:sz="0" w:space="0" w:color="auto"/>
            <w:right w:val="none" w:sz="0" w:space="0" w:color="auto"/>
          </w:divBdr>
        </w:div>
        <w:div w:id="1641037994">
          <w:marLeft w:val="640"/>
          <w:marRight w:val="0"/>
          <w:marTop w:val="0"/>
          <w:marBottom w:val="0"/>
          <w:divBdr>
            <w:top w:val="none" w:sz="0" w:space="0" w:color="auto"/>
            <w:left w:val="none" w:sz="0" w:space="0" w:color="auto"/>
            <w:bottom w:val="none" w:sz="0" w:space="0" w:color="auto"/>
            <w:right w:val="none" w:sz="0" w:space="0" w:color="auto"/>
          </w:divBdr>
        </w:div>
        <w:div w:id="1391689451">
          <w:marLeft w:val="640"/>
          <w:marRight w:val="0"/>
          <w:marTop w:val="0"/>
          <w:marBottom w:val="0"/>
          <w:divBdr>
            <w:top w:val="none" w:sz="0" w:space="0" w:color="auto"/>
            <w:left w:val="none" w:sz="0" w:space="0" w:color="auto"/>
            <w:bottom w:val="none" w:sz="0" w:space="0" w:color="auto"/>
            <w:right w:val="none" w:sz="0" w:space="0" w:color="auto"/>
          </w:divBdr>
        </w:div>
        <w:div w:id="599878480">
          <w:marLeft w:val="640"/>
          <w:marRight w:val="0"/>
          <w:marTop w:val="0"/>
          <w:marBottom w:val="0"/>
          <w:divBdr>
            <w:top w:val="none" w:sz="0" w:space="0" w:color="auto"/>
            <w:left w:val="none" w:sz="0" w:space="0" w:color="auto"/>
            <w:bottom w:val="none" w:sz="0" w:space="0" w:color="auto"/>
            <w:right w:val="none" w:sz="0" w:space="0" w:color="auto"/>
          </w:divBdr>
        </w:div>
        <w:div w:id="153030364">
          <w:marLeft w:val="640"/>
          <w:marRight w:val="0"/>
          <w:marTop w:val="0"/>
          <w:marBottom w:val="0"/>
          <w:divBdr>
            <w:top w:val="none" w:sz="0" w:space="0" w:color="auto"/>
            <w:left w:val="none" w:sz="0" w:space="0" w:color="auto"/>
            <w:bottom w:val="none" w:sz="0" w:space="0" w:color="auto"/>
            <w:right w:val="none" w:sz="0" w:space="0" w:color="auto"/>
          </w:divBdr>
        </w:div>
        <w:div w:id="346710080">
          <w:marLeft w:val="640"/>
          <w:marRight w:val="0"/>
          <w:marTop w:val="0"/>
          <w:marBottom w:val="0"/>
          <w:divBdr>
            <w:top w:val="none" w:sz="0" w:space="0" w:color="auto"/>
            <w:left w:val="none" w:sz="0" w:space="0" w:color="auto"/>
            <w:bottom w:val="none" w:sz="0" w:space="0" w:color="auto"/>
            <w:right w:val="none" w:sz="0" w:space="0" w:color="auto"/>
          </w:divBdr>
        </w:div>
      </w:divsChild>
    </w:div>
    <w:div w:id="542059640">
      <w:bodyDiv w:val="1"/>
      <w:marLeft w:val="0"/>
      <w:marRight w:val="0"/>
      <w:marTop w:val="0"/>
      <w:marBottom w:val="0"/>
      <w:divBdr>
        <w:top w:val="none" w:sz="0" w:space="0" w:color="auto"/>
        <w:left w:val="none" w:sz="0" w:space="0" w:color="auto"/>
        <w:bottom w:val="none" w:sz="0" w:space="0" w:color="auto"/>
        <w:right w:val="none" w:sz="0" w:space="0" w:color="auto"/>
      </w:divBdr>
      <w:divsChild>
        <w:div w:id="279386752">
          <w:marLeft w:val="640"/>
          <w:marRight w:val="0"/>
          <w:marTop w:val="0"/>
          <w:marBottom w:val="0"/>
          <w:divBdr>
            <w:top w:val="none" w:sz="0" w:space="0" w:color="auto"/>
            <w:left w:val="none" w:sz="0" w:space="0" w:color="auto"/>
            <w:bottom w:val="none" w:sz="0" w:space="0" w:color="auto"/>
            <w:right w:val="none" w:sz="0" w:space="0" w:color="auto"/>
          </w:divBdr>
        </w:div>
        <w:div w:id="770391314">
          <w:marLeft w:val="640"/>
          <w:marRight w:val="0"/>
          <w:marTop w:val="0"/>
          <w:marBottom w:val="0"/>
          <w:divBdr>
            <w:top w:val="none" w:sz="0" w:space="0" w:color="auto"/>
            <w:left w:val="none" w:sz="0" w:space="0" w:color="auto"/>
            <w:bottom w:val="none" w:sz="0" w:space="0" w:color="auto"/>
            <w:right w:val="none" w:sz="0" w:space="0" w:color="auto"/>
          </w:divBdr>
        </w:div>
        <w:div w:id="30346749">
          <w:marLeft w:val="640"/>
          <w:marRight w:val="0"/>
          <w:marTop w:val="0"/>
          <w:marBottom w:val="0"/>
          <w:divBdr>
            <w:top w:val="none" w:sz="0" w:space="0" w:color="auto"/>
            <w:left w:val="none" w:sz="0" w:space="0" w:color="auto"/>
            <w:bottom w:val="none" w:sz="0" w:space="0" w:color="auto"/>
            <w:right w:val="none" w:sz="0" w:space="0" w:color="auto"/>
          </w:divBdr>
        </w:div>
        <w:div w:id="589854977">
          <w:marLeft w:val="640"/>
          <w:marRight w:val="0"/>
          <w:marTop w:val="0"/>
          <w:marBottom w:val="0"/>
          <w:divBdr>
            <w:top w:val="none" w:sz="0" w:space="0" w:color="auto"/>
            <w:left w:val="none" w:sz="0" w:space="0" w:color="auto"/>
            <w:bottom w:val="none" w:sz="0" w:space="0" w:color="auto"/>
            <w:right w:val="none" w:sz="0" w:space="0" w:color="auto"/>
          </w:divBdr>
        </w:div>
        <w:div w:id="1501040526">
          <w:marLeft w:val="640"/>
          <w:marRight w:val="0"/>
          <w:marTop w:val="0"/>
          <w:marBottom w:val="0"/>
          <w:divBdr>
            <w:top w:val="none" w:sz="0" w:space="0" w:color="auto"/>
            <w:left w:val="none" w:sz="0" w:space="0" w:color="auto"/>
            <w:bottom w:val="none" w:sz="0" w:space="0" w:color="auto"/>
            <w:right w:val="none" w:sz="0" w:space="0" w:color="auto"/>
          </w:divBdr>
        </w:div>
        <w:div w:id="1462964960">
          <w:marLeft w:val="640"/>
          <w:marRight w:val="0"/>
          <w:marTop w:val="0"/>
          <w:marBottom w:val="0"/>
          <w:divBdr>
            <w:top w:val="none" w:sz="0" w:space="0" w:color="auto"/>
            <w:left w:val="none" w:sz="0" w:space="0" w:color="auto"/>
            <w:bottom w:val="none" w:sz="0" w:space="0" w:color="auto"/>
            <w:right w:val="none" w:sz="0" w:space="0" w:color="auto"/>
          </w:divBdr>
        </w:div>
        <w:div w:id="467088868">
          <w:marLeft w:val="640"/>
          <w:marRight w:val="0"/>
          <w:marTop w:val="0"/>
          <w:marBottom w:val="0"/>
          <w:divBdr>
            <w:top w:val="none" w:sz="0" w:space="0" w:color="auto"/>
            <w:left w:val="none" w:sz="0" w:space="0" w:color="auto"/>
            <w:bottom w:val="none" w:sz="0" w:space="0" w:color="auto"/>
            <w:right w:val="none" w:sz="0" w:space="0" w:color="auto"/>
          </w:divBdr>
        </w:div>
        <w:div w:id="259610185">
          <w:marLeft w:val="640"/>
          <w:marRight w:val="0"/>
          <w:marTop w:val="0"/>
          <w:marBottom w:val="0"/>
          <w:divBdr>
            <w:top w:val="none" w:sz="0" w:space="0" w:color="auto"/>
            <w:left w:val="none" w:sz="0" w:space="0" w:color="auto"/>
            <w:bottom w:val="none" w:sz="0" w:space="0" w:color="auto"/>
            <w:right w:val="none" w:sz="0" w:space="0" w:color="auto"/>
          </w:divBdr>
        </w:div>
        <w:div w:id="1122308553">
          <w:marLeft w:val="640"/>
          <w:marRight w:val="0"/>
          <w:marTop w:val="0"/>
          <w:marBottom w:val="0"/>
          <w:divBdr>
            <w:top w:val="none" w:sz="0" w:space="0" w:color="auto"/>
            <w:left w:val="none" w:sz="0" w:space="0" w:color="auto"/>
            <w:bottom w:val="none" w:sz="0" w:space="0" w:color="auto"/>
            <w:right w:val="none" w:sz="0" w:space="0" w:color="auto"/>
          </w:divBdr>
        </w:div>
        <w:div w:id="1249657151">
          <w:marLeft w:val="640"/>
          <w:marRight w:val="0"/>
          <w:marTop w:val="0"/>
          <w:marBottom w:val="0"/>
          <w:divBdr>
            <w:top w:val="none" w:sz="0" w:space="0" w:color="auto"/>
            <w:left w:val="none" w:sz="0" w:space="0" w:color="auto"/>
            <w:bottom w:val="none" w:sz="0" w:space="0" w:color="auto"/>
            <w:right w:val="none" w:sz="0" w:space="0" w:color="auto"/>
          </w:divBdr>
        </w:div>
        <w:div w:id="654840637">
          <w:marLeft w:val="640"/>
          <w:marRight w:val="0"/>
          <w:marTop w:val="0"/>
          <w:marBottom w:val="0"/>
          <w:divBdr>
            <w:top w:val="none" w:sz="0" w:space="0" w:color="auto"/>
            <w:left w:val="none" w:sz="0" w:space="0" w:color="auto"/>
            <w:bottom w:val="none" w:sz="0" w:space="0" w:color="auto"/>
            <w:right w:val="none" w:sz="0" w:space="0" w:color="auto"/>
          </w:divBdr>
        </w:div>
        <w:div w:id="699740522">
          <w:marLeft w:val="640"/>
          <w:marRight w:val="0"/>
          <w:marTop w:val="0"/>
          <w:marBottom w:val="0"/>
          <w:divBdr>
            <w:top w:val="none" w:sz="0" w:space="0" w:color="auto"/>
            <w:left w:val="none" w:sz="0" w:space="0" w:color="auto"/>
            <w:bottom w:val="none" w:sz="0" w:space="0" w:color="auto"/>
            <w:right w:val="none" w:sz="0" w:space="0" w:color="auto"/>
          </w:divBdr>
        </w:div>
        <w:div w:id="1366558609">
          <w:marLeft w:val="640"/>
          <w:marRight w:val="0"/>
          <w:marTop w:val="0"/>
          <w:marBottom w:val="0"/>
          <w:divBdr>
            <w:top w:val="none" w:sz="0" w:space="0" w:color="auto"/>
            <w:left w:val="none" w:sz="0" w:space="0" w:color="auto"/>
            <w:bottom w:val="none" w:sz="0" w:space="0" w:color="auto"/>
            <w:right w:val="none" w:sz="0" w:space="0" w:color="auto"/>
          </w:divBdr>
        </w:div>
        <w:div w:id="1484084504">
          <w:marLeft w:val="640"/>
          <w:marRight w:val="0"/>
          <w:marTop w:val="0"/>
          <w:marBottom w:val="0"/>
          <w:divBdr>
            <w:top w:val="none" w:sz="0" w:space="0" w:color="auto"/>
            <w:left w:val="none" w:sz="0" w:space="0" w:color="auto"/>
            <w:bottom w:val="none" w:sz="0" w:space="0" w:color="auto"/>
            <w:right w:val="none" w:sz="0" w:space="0" w:color="auto"/>
          </w:divBdr>
        </w:div>
        <w:div w:id="722481429">
          <w:marLeft w:val="640"/>
          <w:marRight w:val="0"/>
          <w:marTop w:val="0"/>
          <w:marBottom w:val="0"/>
          <w:divBdr>
            <w:top w:val="none" w:sz="0" w:space="0" w:color="auto"/>
            <w:left w:val="none" w:sz="0" w:space="0" w:color="auto"/>
            <w:bottom w:val="none" w:sz="0" w:space="0" w:color="auto"/>
            <w:right w:val="none" w:sz="0" w:space="0" w:color="auto"/>
          </w:divBdr>
        </w:div>
        <w:div w:id="202375976">
          <w:marLeft w:val="640"/>
          <w:marRight w:val="0"/>
          <w:marTop w:val="0"/>
          <w:marBottom w:val="0"/>
          <w:divBdr>
            <w:top w:val="none" w:sz="0" w:space="0" w:color="auto"/>
            <w:left w:val="none" w:sz="0" w:space="0" w:color="auto"/>
            <w:bottom w:val="none" w:sz="0" w:space="0" w:color="auto"/>
            <w:right w:val="none" w:sz="0" w:space="0" w:color="auto"/>
          </w:divBdr>
        </w:div>
        <w:div w:id="542907857">
          <w:marLeft w:val="640"/>
          <w:marRight w:val="0"/>
          <w:marTop w:val="0"/>
          <w:marBottom w:val="0"/>
          <w:divBdr>
            <w:top w:val="none" w:sz="0" w:space="0" w:color="auto"/>
            <w:left w:val="none" w:sz="0" w:space="0" w:color="auto"/>
            <w:bottom w:val="none" w:sz="0" w:space="0" w:color="auto"/>
            <w:right w:val="none" w:sz="0" w:space="0" w:color="auto"/>
          </w:divBdr>
        </w:div>
        <w:div w:id="1597133978">
          <w:marLeft w:val="640"/>
          <w:marRight w:val="0"/>
          <w:marTop w:val="0"/>
          <w:marBottom w:val="0"/>
          <w:divBdr>
            <w:top w:val="none" w:sz="0" w:space="0" w:color="auto"/>
            <w:left w:val="none" w:sz="0" w:space="0" w:color="auto"/>
            <w:bottom w:val="none" w:sz="0" w:space="0" w:color="auto"/>
            <w:right w:val="none" w:sz="0" w:space="0" w:color="auto"/>
          </w:divBdr>
        </w:div>
        <w:div w:id="1068308472">
          <w:marLeft w:val="640"/>
          <w:marRight w:val="0"/>
          <w:marTop w:val="0"/>
          <w:marBottom w:val="0"/>
          <w:divBdr>
            <w:top w:val="none" w:sz="0" w:space="0" w:color="auto"/>
            <w:left w:val="none" w:sz="0" w:space="0" w:color="auto"/>
            <w:bottom w:val="none" w:sz="0" w:space="0" w:color="auto"/>
            <w:right w:val="none" w:sz="0" w:space="0" w:color="auto"/>
          </w:divBdr>
        </w:div>
      </w:divsChild>
    </w:div>
    <w:div w:id="559634177">
      <w:bodyDiv w:val="1"/>
      <w:marLeft w:val="0"/>
      <w:marRight w:val="0"/>
      <w:marTop w:val="0"/>
      <w:marBottom w:val="0"/>
      <w:divBdr>
        <w:top w:val="none" w:sz="0" w:space="0" w:color="auto"/>
        <w:left w:val="none" w:sz="0" w:space="0" w:color="auto"/>
        <w:bottom w:val="none" w:sz="0" w:space="0" w:color="auto"/>
        <w:right w:val="none" w:sz="0" w:space="0" w:color="auto"/>
      </w:divBdr>
      <w:divsChild>
        <w:div w:id="883517516">
          <w:marLeft w:val="640"/>
          <w:marRight w:val="0"/>
          <w:marTop w:val="0"/>
          <w:marBottom w:val="0"/>
          <w:divBdr>
            <w:top w:val="none" w:sz="0" w:space="0" w:color="auto"/>
            <w:left w:val="none" w:sz="0" w:space="0" w:color="auto"/>
            <w:bottom w:val="none" w:sz="0" w:space="0" w:color="auto"/>
            <w:right w:val="none" w:sz="0" w:space="0" w:color="auto"/>
          </w:divBdr>
        </w:div>
        <w:div w:id="1607493349">
          <w:marLeft w:val="640"/>
          <w:marRight w:val="0"/>
          <w:marTop w:val="0"/>
          <w:marBottom w:val="0"/>
          <w:divBdr>
            <w:top w:val="none" w:sz="0" w:space="0" w:color="auto"/>
            <w:left w:val="none" w:sz="0" w:space="0" w:color="auto"/>
            <w:bottom w:val="none" w:sz="0" w:space="0" w:color="auto"/>
            <w:right w:val="none" w:sz="0" w:space="0" w:color="auto"/>
          </w:divBdr>
        </w:div>
        <w:div w:id="377435533">
          <w:marLeft w:val="640"/>
          <w:marRight w:val="0"/>
          <w:marTop w:val="0"/>
          <w:marBottom w:val="0"/>
          <w:divBdr>
            <w:top w:val="none" w:sz="0" w:space="0" w:color="auto"/>
            <w:left w:val="none" w:sz="0" w:space="0" w:color="auto"/>
            <w:bottom w:val="none" w:sz="0" w:space="0" w:color="auto"/>
            <w:right w:val="none" w:sz="0" w:space="0" w:color="auto"/>
          </w:divBdr>
        </w:div>
        <w:div w:id="1746218297">
          <w:marLeft w:val="640"/>
          <w:marRight w:val="0"/>
          <w:marTop w:val="0"/>
          <w:marBottom w:val="0"/>
          <w:divBdr>
            <w:top w:val="none" w:sz="0" w:space="0" w:color="auto"/>
            <w:left w:val="none" w:sz="0" w:space="0" w:color="auto"/>
            <w:bottom w:val="none" w:sz="0" w:space="0" w:color="auto"/>
            <w:right w:val="none" w:sz="0" w:space="0" w:color="auto"/>
          </w:divBdr>
        </w:div>
        <w:div w:id="55322569">
          <w:marLeft w:val="640"/>
          <w:marRight w:val="0"/>
          <w:marTop w:val="0"/>
          <w:marBottom w:val="0"/>
          <w:divBdr>
            <w:top w:val="none" w:sz="0" w:space="0" w:color="auto"/>
            <w:left w:val="none" w:sz="0" w:space="0" w:color="auto"/>
            <w:bottom w:val="none" w:sz="0" w:space="0" w:color="auto"/>
            <w:right w:val="none" w:sz="0" w:space="0" w:color="auto"/>
          </w:divBdr>
        </w:div>
        <w:div w:id="1416245574">
          <w:marLeft w:val="640"/>
          <w:marRight w:val="0"/>
          <w:marTop w:val="0"/>
          <w:marBottom w:val="0"/>
          <w:divBdr>
            <w:top w:val="none" w:sz="0" w:space="0" w:color="auto"/>
            <w:left w:val="none" w:sz="0" w:space="0" w:color="auto"/>
            <w:bottom w:val="none" w:sz="0" w:space="0" w:color="auto"/>
            <w:right w:val="none" w:sz="0" w:space="0" w:color="auto"/>
          </w:divBdr>
        </w:div>
        <w:div w:id="1911688773">
          <w:marLeft w:val="640"/>
          <w:marRight w:val="0"/>
          <w:marTop w:val="0"/>
          <w:marBottom w:val="0"/>
          <w:divBdr>
            <w:top w:val="none" w:sz="0" w:space="0" w:color="auto"/>
            <w:left w:val="none" w:sz="0" w:space="0" w:color="auto"/>
            <w:bottom w:val="none" w:sz="0" w:space="0" w:color="auto"/>
            <w:right w:val="none" w:sz="0" w:space="0" w:color="auto"/>
          </w:divBdr>
        </w:div>
        <w:div w:id="1909342821">
          <w:marLeft w:val="640"/>
          <w:marRight w:val="0"/>
          <w:marTop w:val="0"/>
          <w:marBottom w:val="0"/>
          <w:divBdr>
            <w:top w:val="none" w:sz="0" w:space="0" w:color="auto"/>
            <w:left w:val="none" w:sz="0" w:space="0" w:color="auto"/>
            <w:bottom w:val="none" w:sz="0" w:space="0" w:color="auto"/>
            <w:right w:val="none" w:sz="0" w:space="0" w:color="auto"/>
          </w:divBdr>
        </w:div>
        <w:div w:id="1141582256">
          <w:marLeft w:val="640"/>
          <w:marRight w:val="0"/>
          <w:marTop w:val="0"/>
          <w:marBottom w:val="0"/>
          <w:divBdr>
            <w:top w:val="none" w:sz="0" w:space="0" w:color="auto"/>
            <w:left w:val="none" w:sz="0" w:space="0" w:color="auto"/>
            <w:bottom w:val="none" w:sz="0" w:space="0" w:color="auto"/>
            <w:right w:val="none" w:sz="0" w:space="0" w:color="auto"/>
          </w:divBdr>
        </w:div>
        <w:div w:id="1665207346">
          <w:marLeft w:val="640"/>
          <w:marRight w:val="0"/>
          <w:marTop w:val="0"/>
          <w:marBottom w:val="0"/>
          <w:divBdr>
            <w:top w:val="none" w:sz="0" w:space="0" w:color="auto"/>
            <w:left w:val="none" w:sz="0" w:space="0" w:color="auto"/>
            <w:bottom w:val="none" w:sz="0" w:space="0" w:color="auto"/>
            <w:right w:val="none" w:sz="0" w:space="0" w:color="auto"/>
          </w:divBdr>
        </w:div>
        <w:div w:id="1778213460">
          <w:marLeft w:val="640"/>
          <w:marRight w:val="0"/>
          <w:marTop w:val="0"/>
          <w:marBottom w:val="0"/>
          <w:divBdr>
            <w:top w:val="none" w:sz="0" w:space="0" w:color="auto"/>
            <w:left w:val="none" w:sz="0" w:space="0" w:color="auto"/>
            <w:bottom w:val="none" w:sz="0" w:space="0" w:color="auto"/>
            <w:right w:val="none" w:sz="0" w:space="0" w:color="auto"/>
          </w:divBdr>
        </w:div>
        <w:div w:id="1323973281">
          <w:marLeft w:val="640"/>
          <w:marRight w:val="0"/>
          <w:marTop w:val="0"/>
          <w:marBottom w:val="0"/>
          <w:divBdr>
            <w:top w:val="none" w:sz="0" w:space="0" w:color="auto"/>
            <w:left w:val="none" w:sz="0" w:space="0" w:color="auto"/>
            <w:bottom w:val="none" w:sz="0" w:space="0" w:color="auto"/>
            <w:right w:val="none" w:sz="0" w:space="0" w:color="auto"/>
          </w:divBdr>
        </w:div>
        <w:div w:id="1390766920">
          <w:marLeft w:val="640"/>
          <w:marRight w:val="0"/>
          <w:marTop w:val="0"/>
          <w:marBottom w:val="0"/>
          <w:divBdr>
            <w:top w:val="none" w:sz="0" w:space="0" w:color="auto"/>
            <w:left w:val="none" w:sz="0" w:space="0" w:color="auto"/>
            <w:bottom w:val="none" w:sz="0" w:space="0" w:color="auto"/>
            <w:right w:val="none" w:sz="0" w:space="0" w:color="auto"/>
          </w:divBdr>
        </w:div>
        <w:div w:id="1071581793">
          <w:marLeft w:val="640"/>
          <w:marRight w:val="0"/>
          <w:marTop w:val="0"/>
          <w:marBottom w:val="0"/>
          <w:divBdr>
            <w:top w:val="none" w:sz="0" w:space="0" w:color="auto"/>
            <w:left w:val="none" w:sz="0" w:space="0" w:color="auto"/>
            <w:bottom w:val="none" w:sz="0" w:space="0" w:color="auto"/>
            <w:right w:val="none" w:sz="0" w:space="0" w:color="auto"/>
          </w:divBdr>
        </w:div>
        <w:div w:id="998389873">
          <w:marLeft w:val="640"/>
          <w:marRight w:val="0"/>
          <w:marTop w:val="0"/>
          <w:marBottom w:val="0"/>
          <w:divBdr>
            <w:top w:val="none" w:sz="0" w:space="0" w:color="auto"/>
            <w:left w:val="none" w:sz="0" w:space="0" w:color="auto"/>
            <w:bottom w:val="none" w:sz="0" w:space="0" w:color="auto"/>
            <w:right w:val="none" w:sz="0" w:space="0" w:color="auto"/>
          </w:divBdr>
        </w:div>
        <w:div w:id="1602689044">
          <w:marLeft w:val="640"/>
          <w:marRight w:val="0"/>
          <w:marTop w:val="0"/>
          <w:marBottom w:val="0"/>
          <w:divBdr>
            <w:top w:val="none" w:sz="0" w:space="0" w:color="auto"/>
            <w:left w:val="none" w:sz="0" w:space="0" w:color="auto"/>
            <w:bottom w:val="none" w:sz="0" w:space="0" w:color="auto"/>
            <w:right w:val="none" w:sz="0" w:space="0" w:color="auto"/>
          </w:divBdr>
        </w:div>
        <w:div w:id="1274896071">
          <w:marLeft w:val="640"/>
          <w:marRight w:val="0"/>
          <w:marTop w:val="0"/>
          <w:marBottom w:val="0"/>
          <w:divBdr>
            <w:top w:val="none" w:sz="0" w:space="0" w:color="auto"/>
            <w:left w:val="none" w:sz="0" w:space="0" w:color="auto"/>
            <w:bottom w:val="none" w:sz="0" w:space="0" w:color="auto"/>
            <w:right w:val="none" w:sz="0" w:space="0" w:color="auto"/>
          </w:divBdr>
        </w:div>
        <w:div w:id="256209432">
          <w:marLeft w:val="640"/>
          <w:marRight w:val="0"/>
          <w:marTop w:val="0"/>
          <w:marBottom w:val="0"/>
          <w:divBdr>
            <w:top w:val="none" w:sz="0" w:space="0" w:color="auto"/>
            <w:left w:val="none" w:sz="0" w:space="0" w:color="auto"/>
            <w:bottom w:val="none" w:sz="0" w:space="0" w:color="auto"/>
            <w:right w:val="none" w:sz="0" w:space="0" w:color="auto"/>
          </w:divBdr>
        </w:div>
        <w:div w:id="735737698">
          <w:marLeft w:val="640"/>
          <w:marRight w:val="0"/>
          <w:marTop w:val="0"/>
          <w:marBottom w:val="0"/>
          <w:divBdr>
            <w:top w:val="none" w:sz="0" w:space="0" w:color="auto"/>
            <w:left w:val="none" w:sz="0" w:space="0" w:color="auto"/>
            <w:bottom w:val="none" w:sz="0" w:space="0" w:color="auto"/>
            <w:right w:val="none" w:sz="0" w:space="0" w:color="auto"/>
          </w:divBdr>
        </w:div>
        <w:div w:id="390008386">
          <w:marLeft w:val="640"/>
          <w:marRight w:val="0"/>
          <w:marTop w:val="0"/>
          <w:marBottom w:val="0"/>
          <w:divBdr>
            <w:top w:val="none" w:sz="0" w:space="0" w:color="auto"/>
            <w:left w:val="none" w:sz="0" w:space="0" w:color="auto"/>
            <w:bottom w:val="none" w:sz="0" w:space="0" w:color="auto"/>
            <w:right w:val="none" w:sz="0" w:space="0" w:color="auto"/>
          </w:divBdr>
        </w:div>
        <w:div w:id="86662155">
          <w:marLeft w:val="640"/>
          <w:marRight w:val="0"/>
          <w:marTop w:val="0"/>
          <w:marBottom w:val="0"/>
          <w:divBdr>
            <w:top w:val="none" w:sz="0" w:space="0" w:color="auto"/>
            <w:left w:val="none" w:sz="0" w:space="0" w:color="auto"/>
            <w:bottom w:val="none" w:sz="0" w:space="0" w:color="auto"/>
            <w:right w:val="none" w:sz="0" w:space="0" w:color="auto"/>
          </w:divBdr>
        </w:div>
        <w:div w:id="982348916">
          <w:marLeft w:val="640"/>
          <w:marRight w:val="0"/>
          <w:marTop w:val="0"/>
          <w:marBottom w:val="0"/>
          <w:divBdr>
            <w:top w:val="none" w:sz="0" w:space="0" w:color="auto"/>
            <w:left w:val="none" w:sz="0" w:space="0" w:color="auto"/>
            <w:bottom w:val="none" w:sz="0" w:space="0" w:color="auto"/>
            <w:right w:val="none" w:sz="0" w:space="0" w:color="auto"/>
          </w:divBdr>
        </w:div>
      </w:divsChild>
    </w:div>
    <w:div w:id="584649790">
      <w:bodyDiv w:val="1"/>
      <w:marLeft w:val="0"/>
      <w:marRight w:val="0"/>
      <w:marTop w:val="0"/>
      <w:marBottom w:val="0"/>
      <w:divBdr>
        <w:top w:val="none" w:sz="0" w:space="0" w:color="auto"/>
        <w:left w:val="none" w:sz="0" w:space="0" w:color="auto"/>
        <w:bottom w:val="none" w:sz="0" w:space="0" w:color="auto"/>
        <w:right w:val="none" w:sz="0" w:space="0" w:color="auto"/>
      </w:divBdr>
      <w:divsChild>
        <w:div w:id="1658722353">
          <w:marLeft w:val="640"/>
          <w:marRight w:val="0"/>
          <w:marTop w:val="0"/>
          <w:marBottom w:val="0"/>
          <w:divBdr>
            <w:top w:val="none" w:sz="0" w:space="0" w:color="auto"/>
            <w:left w:val="none" w:sz="0" w:space="0" w:color="auto"/>
            <w:bottom w:val="none" w:sz="0" w:space="0" w:color="auto"/>
            <w:right w:val="none" w:sz="0" w:space="0" w:color="auto"/>
          </w:divBdr>
        </w:div>
      </w:divsChild>
    </w:div>
    <w:div w:id="616714946">
      <w:bodyDiv w:val="1"/>
      <w:marLeft w:val="0"/>
      <w:marRight w:val="0"/>
      <w:marTop w:val="0"/>
      <w:marBottom w:val="0"/>
      <w:divBdr>
        <w:top w:val="none" w:sz="0" w:space="0" w:color="auto"/>
        <w:left w:val="none" w:sz="0" w:space="0" w:color="auto"/>
        <w:bottom w:val="none" w:sz="0" w:space="0" w:color="auto"/>
        <w:right w:val="none" w:sz="0" w:space="0" w:color="auto"/>
      </w:divBdr>
      <w:divsChild>
        <w:div w:id="2035379329">
          <w:marLeft w:val="640"/>
          <w:marRight w:val="0"/>
          <w:marTop w:val="0"/>
          <w:marBottom w:val="0"/>
          <w:divBdr>
            <w:top w:val="none" w:sz="0" w:space="0" w:color="auto"/>
            <w:left w:val="none" w:sz="0" w:space="0" w:color="auto"/>
            <w:bottom w:val="none" w:sz="0" w:space="0" w:color="auto"/>
            <w:right w:val="none" w:sz="0" w:space="0" w:color="auto"/>
          </w:divBdr>
        </w:div>
        <w:div w:id="832451628">
          <w:marLeft w:val="640"/>
          <w:marRight w:val="0"/>
          <w:marTop w:val="0"/>
          <w:marBottom w:val="0"/>
          <w:divBdr>
            <w:top w:val="none" w:sz="0" w:space="0" w:color="auto"/>
            <w:left w:val="none" w:sz="0" w:space="0" w:color="auto"/>
            <w:bottom w:val="none" w:sz="0" w:space="0" w:color="auto"/>
            <w:right w:val="none" w:sz="0" w:space="0" w:color="auto"/>
          </w:divBdr>
        </w:div>
        <w:div w:id="404304690">
          <w:marLeft w:val="640"/>
          <w:marRight w:val="0"/>
          <w:marTop w:val="0"/>
          <w:marBottom w:val="0"/>
          <w:divBdr>
            <w:top w:val="none" w:sz="0" w:space="0" w:color="auto"/>
            <w:left w:val="none" w:sz="0" w:space="0" w:color="auto"/>
            <w:bottom w:val="none" w:sz="0" w:space="0" w:color="auto"/>
            <w:right w:val="none" w:sz="0" w:space="0" w:color="auto"/>
          </w:divBdr>
        </w:div>
        <w:div w:id="237789199">
          <w:marLeft w:val="640"/>
          <w:marRight w:val="0"/>
          <w:marTop w:val="0"/>
          <w:marBottom w:val="0"/>
          <w:divBdr>
            <w:top w:val="none" w:sz="0" w:space="0" w:color="auto"/>
            <w:left w:val="none" w:sz="0" w:space="0" w:color="auto"/>
            <w:bottom w:val="none" w:sz="0" w:space="0" w:color="auto"/>
            <w:right w:val="none" w:sz="0" w:space="0" w:color="auto"/>
          </w:divBdr>
        </w:div>
        <w:div w:id="1351031318">
          <w:marLeft w:val="640"/>
          <w:marRight w:val="0"/>
          <w:marTop w:val="0"/>
          <w:marBottom w:val="0"/>
          <w:divBdr>
            <w:top w:val="none" w:sz="0" w:space="0" w:color="auto"/>
            <w:left w:val="none" w:sz="0" w:space="0" w:color="auto"/>
            <w:bottom w:val="none" w:sz="0" w:space="0" w:color="auto"/>
            <w:right w:val="none" w:sz="0" w:space="0" w:color="auto"/>
          </w:divBdr>
        </w:div>
        <w:div w:id="1340086790">
          <w:marLeft w:val="640"/>
          <w:marRight w:val="0"/>
          <w:marTop w:val="0"/>
          <w:marBottom w:val="0"/>
          <w:divBdr>
            <w:top w:val="none" w:sz="0" w:space="0" w:color="auto"/>
            <w:left w:val="none" w:sz="0" w:space="0" w:color="auto"/>
            <w:bottom w:val="none" w:sz="0" w:space="0" w:color="auto"/>
            <w:right w:val="none" w:sz="0" w:space="0" w:color="auto"/>
          </w:divBdr>
        </w:div>
        <w:div w:id="1941253961">
          <w:marLeft w:val="640"/>
          <w:marRight w:val="0"/>
          <w:marTop w:val="0"/>
          <w:marBottom w:val="0"/>
          <w:divBdr>
            <w:top w:val="none" w:sz="0" w:space="0" w:color="auto"/>
            <w:left w:val="none" w:sz="0" w:space="0" w:color="auto"/>
            <w:bottom w:val="none" w:sz="0" w:space="0" w:color="auto"/>
            <w:right w:val="none" w:sz="0" w:space="0" w:color="auto"/>
          </w:divBdr>
        </w:div>
        <w:div w:id="429357591">
          <w:marLeft w:val="640"/>
          <w:marRight w:val="0"/>
          <w:marTop w:val="0"/>
          <w:marBottom w:val="0"/>
          <w:divBdr>
            <w:top w:val="none" w:sz="0" w:space="0" w:color="auto"/>
            <w:left w:val="none" w:sz="0" w:space="0" w:color="auto"/>
            <w:bottom w:val="none" w:sz="0" w:space="0" w:color="auto"/>
            <w:right w:val="none" w:sz="0" w:space="0" w:color="auto"/>
          </w:divBdr>
        </w:div>
        <w:div w:id="34896648">
          <w:marLeft w:val="640"/>
          <w:marRight w:val="0"/>
          <w:marTop w:val="0"/>
          <w:marBottom w:val="0"/>
          <w:divBdr>
            <w:top w:val="none" w:sz="0" w:space="0" w:color="auto"/>
            <w:left w:val="none" w:sz="0" w:space="0" w:color="auto"/>
            <w:bottom w:val="none" w:sz="0" w:space="0" w:color="auto"/>
            <w:right w:val="none" w:sz="0" w:space="0" w:color="auto"/>
          </w:divBdr>
        </w:div>
        <w:div w:id="69236110">
          <w:marLeft w:val="640"/>
          <w:marRight w:val="0"/>
          <w:marTop w:val="0"/>
          <w:marBottom w:val="0"/>
          <w:divBdr>
            <w:top w:val="none" w:sz="0" w:space="0" w:color="auto"/>
            <w:left w:val="none" w:sz="0" w:space="0" w:color="auto"/>
            <w:bottom w:val="none" w:sz="0" w:space="0" w:color="auto"/>
            <w:right w:val="none" w:sz="0" w:space="0" w:color="auto"/>
          </w:divBdr>
        </w:div>
        <w:div w:id="2100985224">
          <w:marLeft w:val="640"/>
          <w:marRight w:val="0"/>
          <w:marTop w:val="0"/>
          <w:marBottom w:val="0"/>
          <w:divBdr>
            <w:top w:val="none" w:sz="0" w:space="0" w:color="auto"/>
            <w:left w:val="none" w:sz="0" w:space="0" w:color="auto"/>
            <w:bottom w:val="none" w:sz="0" w:space="0" w:color="auto"/>
            <w:right w:val="none" w:sz="0" w:space="0" w:color="auto"/>
          </w:divBdr>
        </w:div>
        <w:div w:id="1692683821">
          <w:marLeft w:val="640"/>
          <w:marRight w:val="0"/>
          <w:marTop w:val="0"/>
          <w:marBottom w:val="0"/>
          <w:divBdr>
            <w:top w:val="none" w:sz="0" w:space="0" w:color="auto"/>
            <w:left w:val="none" w:sz="0" w:space="0" w:color="auto"/>
            <w:bottom w:val="none" w:sz="0" w:space="0" w:color="auto"/>
            <w:right w:val="none" w:sz="0" w:space="0" w:color="auto"/>
          </w:divBdr>
        </w:div>
        <w:div w:id="1136021036">
          <w:marLeft w:val="640"/>
          <w:marRight w:val="0"/>
          <w:marTop w:val="0"/>
          <w:marBottom w:val="0"/>
          <w:divBdr>
            <w:top w:val="none" w:sz="0" w:space="0" w:color="auto"/>
            <w:left w:val="none" w:sz="0" w:space="0" w:color="auto"/>
            <w:bottom w:val="none" w:sz="0" w:space="0" w:color="auto"/>
            <w:right w:val="none" w:sz="0" w:space="0" w:color="auto"/>
          </w:divBdr>
        </w:div>
        <w:div w:id="519852488">
          <w:marLeft w:val="640"/>
          <w:marRight w:val="0"/>
          <w:marTop w:val="0"/>
          <w:marBottom w:val="0"/>
          <w:divBdr>
            <w:top w:val="none" w:sz="0" w:space="0" w:color="auto"/>
            <w:left w:val="none" w:sz="0" w:space="0" w:color="auto"/>
            <w:bottom w:val="none" w:sz="0" w:space="0" w:color="auto"/>
            <w:right w:val="none" w:sz="0" w:space="0" w:color="auto"/>
          </w:divBdr>
        </w:div>
        <w:div w:id="351030984">
          <w:marLeft w:val="640"/>
          <w:marRight w:val="0"/>
          <w:marTop w:val="0"/>
          <w:marBottom w:val="0"/>
          <w:divBdr>
            <w:top w:val="none" w:sz="0" w:space="0" w:color="auto"/>
            <w:left w:val="none" w:sz="0" w:space="0" w:color="auto"/>
            <w:bottom w:val="none" w:sz="0" w:space="0" w:color="auto"/>
            <w:right w:val="none" w:sz="0" w:space="0" w:color="auto"/>
          </w:divBdr>
        </w:div>
        <w:div w:id="2032409548">
          <w:marLeft w:val="640"/>
          <w:marRight w:val="0"/>
          <w:marTop w:val="0"/>
          <w:marBottom w:val="0"/>
          <w:divBdr>
            <w:top w:val="none" w:sz="0" w:space="0" w:color="auto"/>
            <w:left w:val="none" w:sz="0" w:space="0" w:color="auto"/>
            <w:bottom w:val="none" w:sz="0" w:space="0" w:color="auto"/>
            <w:right w:val="none" w:sz="0" w:space="0" w:color="auto"/>
          </w:divBdr>
        </w:div>
        <w:div w:id="1980457621">
          <w:marLeft w:val="640"/>
          <w:marRight w:val="0"/>
          <w:marTop w:val="0"/>
          <w:marBottom w:val="0"/>
          <w:divBdr>
            <w:top w:val="none" w:sz="0" w:space="0" w:color="auto"/>
            <w:left w:val="none" w:sz="0" w:space="0" w:color="auto"/>
            <w:bottom w:val="none" w:sz="0" w:space="0" w:color="auto"/>
            <w:right w:val="none" w:sz="0" w:space="0" w:color="auto"/>
          </w:divBdr>
        </w:div>
        <w:div w:id="464855956">
          <w:marLeft w:val="640"/>
          <w:marRight w:val="0"/>
          <w:marTop w:val="0"/>
          <w:marBottom w:val="0"/>
          <w:divBdr>
            <w:top w:val="none" w:sz="0" w:space="0" w:color="auto"/>
            <w:left w:val="none" w:sz="0" w:space="0" w:color="auto"/>
            <w:bottom w:val="none" w:sz="0" w:space="0" w:color="auto"/>
            <w:right w:val="none" w:sz="0" w:space="0" w:color="auto"/>
          </w:divBdr>
        </w:div>
        <w:div w:id="1859616323">
          <w:marLeft w:val="640"/>
          <w:marRight w:val="0"/>
          <w:marTop w:val="0"/>
          <w:marBottom w:val="0"/>
          <w:divBdr>
            <w:top w:val="none" w:sz="0" w:space="0" w:color="auto"/>
            <w:left w:val="none" w:sz="0" w:space="0" w:color="auto"/>
            <w:bottom w:val="none" w:sz="0" w:space="0" w:color="auto"/>
            <w:right w:val="none" w:sz="0" w:space="0" w:color="auto"/>
          </w:divBdr>
        </w:div>
        <w:div w:id="72048124">
          <w:marLeft w:val="640"/>
          <w:marRight w:val="0"/>
          <w:marTop w:val="0"/>
          <w:marBottom w:val="0"/>
          <w:divBdr>
            <w:top w:val="none" w:sz="0" w:space="0" w:color="auto"/>
            <w:left w:val="none" w:sz="0" w:space="0" w:color="auto"/>
            <w:bottom w:val="none" w:sz="0" w:space="0" w:color="auto"/>
            <w:right w:val="none" w:sz="0" w:space="0" w:color="auto"/>
          </w:divBdr>
        </w:div>
        <w:div w:id="1048646570">
          <w:marLeft w:val="640"/>
          <w:marRight w:val="0"/>
          <w:marTop w:val="0"/>
          <w:marBottom w:val="0"/>
          <w:divBdr>
            <w:top w:val="none" w:sz="0" w:space="0" w:color="auto"/>
            <w:left w:val="none" w:sz="0" w:space="0" w:color="auto"/>
            <w:bottom w:val="none" w:sz="0" w:space="0" w:color="auto"/>
            <w:right w:val="none" w:sz="0" w:space="0" w:color="auto"/>
          </w:divBdr>
        </w:div>
        <w:div w:id="1538392565">
          <w:marLeft w:val="640"/>
          <w:marRight w:val="0"/>
          <w:marTop w:val="0"/>
          <w:marBottom w:val="0"/>
          <w:divBdr>
            <w:top w:val="none" w:sz="0" w:space="0" w:color="auto"/>
            <w:left w:val="none" w:sz="0" w:space="0" w:color="auto"/>
            <w:bottom w:val="none" w:sz="0" w:space="0" w:color="auto"/>
            <w:right w:val="none" w:sz="0" w:space="0" w:color="auto"/>
          </w:divBdr>
        </w:div>
        <w:div w:id="757139908">
          <w:marLeft w:val="640"/>
          <w:marRight w:val="0"/>
          <w:marTop w:val="0"/>
          <w:marBottom w:val="0"/>
          <w:divBdr>
            <w:top w:val="none" w:sz="0" w:space="0" w:color="auto"/>
            <w:left w:val="none" w:sz="0" w:space="0" w:color="auto"/>
            <w:bottom w:val="none" w:sz="0" w:space="0" w:color="auto"/>
            <w:right w:val="none" w:sz="0" w:space="0" w:color="auto"/>
          </w:divBdr>
        </w:div>
        <w:div w:id="769131451">
          <w:marLeft w:val="640"/>
          <w:marRight w:val="0"/>
          <w:marTop w:val="0"/>
          <w:marBottom w:val="0"/>
          <w:divBdr>
            <w:top w:val="none" w:sz="0" w:space="0" w:color="auto"/>
            <w:left w:val="none" w:sz="0" w:space="0" w:color="auto"/>
            <w:bottom w:val="none" w:sz="0" w:space="0" w:color="auto"/>
            <w:right w:val="none" w:sz="0" w:space="0" w:color="auto"/>
          </w:divBdr>
        </w:div>
        <w:div w:id="398673370">
          <w:marLeft w:val="640"/>
          <w:marRight w:val="0"/>
          <w:marTop w:val="0"/>
          <w:marBottom w:val="0"/>
          <w:divBdr>
            <w:top w:val="none" w:sz="0" w:space="0" w:color="auto"/>
            <w:left w:val="none" w:sz="0" w:space="0" w:color="auto"/>
            <w:bottom w:val="none" w:sz="0" w:space="0" w:color="auto"/>
            <w:right w:val="none" w:sz="0" w:space="0" w:color="auto"/>
          </w:divBdr>
        </w:div>
        <w:div w:id="1505632680">
          <w:marLeft w:val="640"/>
          <w:marRight w:val="0"/>
          <w:marTop w:val="0"/>
          <w:marBottom w:val="0"/>
          <w:divBdr>
            <w:top w:val="none" w:sz="0" w:space="0" w:color="auto"/>
            <w:left w:val="none" w:sz="0" w:space="0" w:color="auto"/>
            <w:bottom w:val="none" w:sz="0" w:space="0" w:color="auto"/>
            <w:right w:val="none" w:sz="0" w:space="0" w:color="auto"/>
          </w:divBdr>
        </w:div>
        <w:div w:id="937718356">
          <w:marLeft w:val="640"/>
          <w:marRight w:val="0"/>
          <w:marTop w:val="0"/>
          <w:marBottom w:val="0"/>
          <w:divBdr>
            <w:top w:val="none" w:sz="0" w:space="0" w:color="auto"/>
            <w:left w:val="none" w:sz="0" w:space="0" w:color="auto"/>
            <w:bottom w:val="none" w:sz="0" w:space="0" w:color="auto"/>
            <w:right w:val="none" w:sz="0" w:space="0" w:color="auto"/>
          </w:divBdr>
        </w:div>
        <w:div w:id="671178406">
          <w:marLeft w:val="640"/>
          <w:marRight w:val="0"/>
          <w:marTop w:val="0"/>
          <w:marBottom w:val="0"/>
          <w:divBdr>
            <w:top w:val="none" w:sz="0" w:space="0" w:color="auto"/>
            <w:left w:val="none" w:sz="0" w:space="0" w:color="auto"/>
            <w:bottom w:val="none" w:sz="0" w:space="0" w:color="auto"/>
            <w:right w:val="none" w:sz="0" w:space="0" w:color="auto"/>
          </w:divBdr>
        </w:div>
      </w:divsChild>
    </w:div>
    <w:div w:id="627200683">
      <w:bodyDiv w:val="1"/>
      <w:marLeft w:val="0"/>
      <w:marRight w:val="0"/>
      <w:marTop w:val="0"/>
      <w:marBottom w:val="0"/>
      <w:divBdr>
        <w:top w:val="none" w:sz="0" w:space="0" w:color="auto"/>
        <w:left w:val="none" w:sz="0" w:space="0" w:color="auto"/>
        <w:bottom w:val="none" w:sz="0" w:space="0" w:color="auto"/>
        <w:right w:val="none" w:sz="0" w:space="0" w:color="auto"/>
      </w:divBdr>
      <w:divsChild>
        <w:div w:id="1781680291">
          <w:marLeft w:val="640"/>
          <w:marRight w:val="0"/>
          <w:marTop w:val="0"/>
          <w:marBottom w:val="0"/>
          <w:divBdr>
            <w:top w:val="none" w:sz="0" w:space="0" w:color="auto"/>
            <w:left w:val="none" w:sz="0" w:space="0" w:color="auto"/>
            <w:bottom w:val="none" w:sz="0" w:space="0" w:color="auto"/>
            <w:right w:val="none" w:sz="0" w:space="0" w:color="auto"/>
          </w:divBdr>
        </w:div>
        <w:div w:id="1016889017">
          <w:marLeft w:val="640"/>
          <w:marRight w:val="0"/>
          <w:marTop w:val="0"/>
          <w:marBottom w:val="0"/>
          <w:divBdr>
            <w:top w:val="none" w:sz="0" w:space="0" w:color="auto"/>
            <w:left w:val="none" w:sz="0" w:space="0" w:color="auto"/>
            <w:bottom w:val="none" w:sz="0" w:space="0" w:color="auto"/>
            <w:right w:val="none" w:sz="0" w:space="0" w:color="auto"/>
          </w:divBdr>
        </w:div>
        <w:div w:id="999193563">
          <w:marLeft w:val="640"/>
          <w:marRight w:val="0"/>
          <w:marTop w:val="0"/>
          <w:marBottom w:val="0"/>
          <w:divBdr>
            <w:top w:val="none" w:sz="0" w:space="0" w:color="auto"/>
            <w:left w:val="none" w:sz="0" w:space="0" w:color="auto"/>
            <w:bottom w:val="none" w:sz="0" w:space="0" w:color="auto"/>
            <w:right w:val="none" w:sz="0" w:space="0" w:color="auto"/>
          </w:divBdr>
        </w:div>
        <w:div w:id="1077705642">
          <w:marLeft w:val="640"/>
          <w:marRight w:val="0"/>
          <w:marTop w:val="0"/>
          <w:marBottom w:val="0"/>
          <w:divBdr>
            <w:top w:val="none" w:sz="0" w:space="0" w:color="auto"/>
            <w:left w:val="none" w:sz="0" w:space="0" w:color="auto"/>
            <w:bottom w:val="none" w:sz="0" w:space="0" w:color="auto"/>
            <w:right w:val="none" w:sz="0" w:space="0" w:color="auto"/>
          </w:divBdr>
        </w:div>
        <w:div w:id="1291982485">
          <w:marLeft w:val="640"/>
          <w:marRight w:val="0"/>
          <w:marTop w:val="0"/>
          <w:marBottom w:val="0"/>
          <w:divBdr>
            <w:top w:val="none" w:sz="0" w:space="0" w:color="auto"/>
            <w:left w:val="none" w:sz="0" w:space="0" w:color="auto"/>
            <w:bottom w:val="none" w:sz="0" w:space="0" w:color="auto"/>
            <w:right w:val="none" w:sz="0" w:space="0" w:color="auto"/>
          </w:divBdr>
        </w:div>
        <w:div w:id="1895266387">
          <w:marLeft w:val="640"/>
          <w:marRight w:val="0"/>
          <w:marTop w:val="0"/>
          <w:marBottom w:val="0"/>
          <w:divBdr>
            <w:top w:val="none" w:sz="0" w:space="0" w:color="auto"/>
            <w:left w:val="none" w:sz="0" w:space="0" w:color="auto"/>
            <w:bottom w:val="none" w:sz="0" w:space="0" w:color="auto"/>
            <w:right w:val="none" w:sz="0" w:space="0" w:color="auto"/>
          </w:divBdr>
        </w:div>
        <w:div w:id="834690480">
          <w:marLeft w:val="640"/>
          <w:marRight w:val="0"/>
          <w:marTop w:val="0"/>
          <w:marBottom w:val="0"/>
          <w:divBdr>
            <w:top w:val="none" w:sz="0" w:space="0" w:color="auto"/>
            <w:left w:val="none" w:sz="0" w:space="0" w:color="auto"/>
            <w:bottom w:val="none" w:sz="0" w:space="0" w:color="auto"/>
            <w:right w:val="none" w:sz="0" w:space="0" w:color="auto"/>
          </w:divBdr>
        </w:div>
        <w:div w:id="1528131630">
          <w:marLeft w:val="640"/>
          <w:marRight w:val="0"/>
          <w:marTop w:val="0"/>
          <w:marBottom w:val="0"/>
          <w:divBdr>
            <w:top w:val="none" w:sz="0" w:space="0" w:color="auto"/>
            <w:left w:val="none" w:sz="0" w:space="0" w:color="auto"/>
            <w:bottom w:val="none" w:sz="0" w:space="0" w:color="auto"/>
            <w:right w:val="none" w:sz="0" w:space="0" w:color="auto"/>
          </w:divBdr>
        </w:div>
        <w:div w:id="763569729">
          <w:marLeft w:val="640"/>
          <w:marRight w:val="0"/>
          <w:marTop w:val="0"/>
          <w:marBottom w:val="0"/>
          <w:divBdr>
            <w:top w:val="none" w:sz="0" w:space="0" w:color="auto"/>
            <w:left w:val="none" w:sz="0" w:space="0" w:color="auto"/>
            <w:bottom w:val="none" w:sz="0" w:space="0" w:color="auto"/>
            <w:right w:val="none" w:sz="0" w:space="0" w:color="auto"/>
          </w:divBdr>
        </w:div>
        <w:div w:id="432633533">
          <w:marLeft w:val="640"/>
          <w:marRight w:val="0"/>
          <w:marTop w:val="0"/>
          <w:marBottom w:val="0"/>
          <w:divBdr>
            <w:top w:val="none" w:sz="0" w:space="0" w:color="auto"/>
            <w:left w:val="none" w:sz="0" w:space="0" w:color="auto"/>
            <w:bottom w:val="none" w:sz="0" w:space="0" w:color="auto"/>
            <w:right w:val="none" w:sz="0" w:space="0" w:color="auto"/>
          </w:divBdr>
        </w:div>
        <w:div w:id="1630358698">
          <w:marLeft w:val="640"/>
          <w:marRight w:val="0"/>
          <w:marTop w:val="0"/>
          <w:marBottom w:val="0"/>
          <w:divBdr>
            <w:top w:val="none" w:sz="0" w:space="0" w:color="auto"/>
            <w:left w:val="none" w:sz="0" w:space="0" w:color="auto"/>
            <w:bottom w:val="none" w:sz="0" w:space="0" w:color="auto"/>
            <w:right w:val="none" w:sz="0" w:space="0" w:color="auto"/>
          </w:divBdr>
        </w:div>
      </w:divsChild>
    </w:div>
    <w:div w:id="642809205">
      <w:bodyDiv w:val="1"/>
      <w:marLeft w:val="0"/>
      <w:marRight w:val="0"/>
      <w:marTop w:val="0"/>
      <w:marBottom w:val="0"/>
      <w:divBdr>
        <w:top w:val="none" w:sz="0" w:space="0" w:color="auto"/>
        <w:left w:val="none" w:sz="0" w:space="0" w:color="auto"/>
        <w:bottom w:val="none" w:sz="0" w:space="0" w:color="auto"/>
        <w:right w:val="none" w:sz="0" w:space="0" w:color="auto"/>
      </w:divBdr>
      <w:divsChild>
        <w:div w:id="1763643567">
          <w:marLeft w:val="640"/>
          <w:marRight w:val="0"/>
          <w:marTop w:val="0"/>
          <w:marBottom w:val="0"/>
          <w:divBdr>
            <w:top w:val="none" w:sz="0" w:space="0" w:color="auto"/>
            <w:left w:val="none" w:sz="0" w:space="0" w:color="auto"/>
            <w:bottom w:val="none" w:sz="0" w:space="0" w:color="auto"/>
            <w:right w:val="none" w:sz="0" w:space="0" w:color="auto"/>
          </w:divBdr>
        </w:div>
        <w:div w:id="431706836">
          <w:marLeft w:val="640"/>
          <w:marRight w:val="0"/>
          <w:marTop w:val="0"/>
          <w:marBottom w:val="0"/>
          <w:divBdr>
            <w:top w:val="none" w:sz="0" w:space="0" w:color="auto"/>
            <w:left w:val="none" w:sz="0" w:space="0" w:color="auto"/>
            <w:bottom w:val="none" w:sz="0" w:space="0" w:color="auto"/>
            <w:right w:val="none" w:sz="0" w:space="0" w:color="auto"/>
          </w:divBdr>
        </w:div>
        <w:div w:id="1102186550">
          <w:marLeft w:val="640"/>
          <w:marRight w:val="0"/>
          <w:marTop w:val="0"/>
          <w:marBottom w:val="0"/>
          <w:divBdr>
            <w:top w:val="none" w:sz="0" w:space="0" w:color="auto"/>
            <w:left w:val="none" w:sz="0" w:space="0" w:color="auto"/>
            <w:bottom w:val="none" w:sz="0" w:space="0" w:color="auto"/>
            <w:right w:val="none" w:sz="0" w:space="0" w:color="auto"/>
          </w:divBdr>
        </w:div>
        <w:div w:id="267353992">
          <w:marLeft w:val="640"/>
          <w:marRight w:val="0"/>
          <w:marTop w:val="0"/>
          <w:marBottom w:val="0"/>
          <w:divBdr>
            <w:top w:val="none" w:sz="0" w:space="0" w:color="auto"/>
            <w:left w:val="none" w:sz="0" w:space="0" w:color="auto"/>
            <w:bottom w:val="none" w:sz="0" w:space="0" w:color="auto"/>
            <w:right w:val="none" w:sz="0" w:space="0" w:color="auto"/>
          </w:divBdr>
        </w:div>
      </w:divsChild>
    </w:div>
    <w:div w:id="648288616">
      <w:bodyDiv w:val="1"/>
      <w:marLeft w:val="0"/>
      <w:marRight w:val="0"/>
      <w:marTop w:val="0"/>
      <w:marBottom w:val="0"/>
      <w:divBdr>
        <w:top w:val="none" w:sz="0" w:space="0" w:color="auto"/>
        <w:left w:val="none" w:sz="0" w:space="0" w:color="auto"/>
        <w:bottom w:val="none" w:sz="0" w:space="0" w:color="auto"/>
        <w:right w:val="none" w:sz="0" w:space="0" w:color="auto"/>
      </w:divBdr>
      <w:divsChild>
        <w:div w:id="1359240862">
          <w:marLeft w:val="640"/>
          <w:marRight w:val="0"/>
          <w:marTop w:val="0"/>
          <w:marBottom w:val="0"/>
          <w:divBdr>
            <w:top w:val="none" w:sz="0" w:space="0" w:color="auto"/>
            <w:left w:val="none" w:sz="0" w:space="0" w:color="auto"/>
            <w:bottom w:val="none" w:sz="0" w:space="0" w:color="auto"/>
            <w:right w:val="none" w:sz="0" w:space="0" w:color="auto"/>
          </w:divBdr>
        </w:div>
        <w:div w:id="1821729976">
          <w:marLeft w:val="640"/>
          <w:marRight w:val="0"/>
          <w:marTop w:val="0"/>
          <w:marBottom w:val="0"/>
          <w:divBdr>
            <w:top w:val="none" w:sz="0" w:space="0" w:color="auto"/>
            <w:left w:val="none" w:sz="0" w:space="0" w:color="auto"/>
            <w:bottom w:val="none" w:sz="0" w:space="0" w:color="auto"/>
            <w:right w:val="none" w:sz="0" w:space="0" w:color="auto"/>
          </w:divBdr>
        </w:div>
        <w:div w:id="466120124">
          <w:marLeft w:val="640"/>
          <w:marRight w:val="0"/>
          <w:marTop w:val="0"/>
          <w:marBottom w:val="0"/>
          <w:divBdr>
            <w:top w:val="none" w:sz="0" w:space="0" w:color="auto"/>
            <w:left w:val="none" w:sz="0" w:space="0" w:color="auto"/>
            <w:bottom w:val="none" w:sz="0" w:space="0" w:color="auto"/>
            <w:right w:val="none" w:sz="0" w:space="0" w:color="auto"/>
          </w:divBdr>
        </w:div>
        <w:div w:id="1742369057">
          <w:marLeft w:val="640"/>
          <w:marRight w:val="0"/>
          <w:marTop w:val="0"/>
          <w:marBottom w:val="0"/>
          <w:divBdr>
            <w:top w:val="none" w:sz="0" w:space="0" w:color="auto"/>
            <w:left w:val="none" w:sz="0" w:space="0" w:color="auto"/>
            <w:bottom w:val="none" w:sz="0" w:space="0" w:color="auto"/>
            <w:right w:val="none" w:sz="0" w:space="0" w:color="auto"/>
          </w:divBdr>
        </w:div>
        <w:div w:id="502478093">
          <w:marLeft w:val="640"/>
          <w:marRight w:val="0"/>
          <w:marTop w:val="0"/>
          <w:marBottom w:val="0"/>
          <w:divBdr>
            <w:top w:val="none" w:sz="0" w:space="0" w:color="auto"/>
            <w:left w:val="none" w:sz="0" w:space="0" w:color="auto"/>
            <w:bottom w:val="none" w:sz="0" w:space="0" w:color="auto"/>
            <w:right w:val="none" w:sz="0" w:space="0" w:color="auto"/>
          </w:divBdr>
        </w:div>
        <w:div w:id="1498498852">
          <w:marLeft w:val="640"/>
          <w:marRight w:val="0"/>
          <w:marTop w:val="0"/>
          <w:marBottom w:val="0"/>
          <w:divBdr>
            <w:top w:val="none" w:sz="0" w:space="0" w:color="auto"/>
            <w:left w:val="none" w:sz="0" w:space="0" w:color="auto"/>
            <w:bottom w:val="none" w:sz="0" w:space="0" w:color="auto"/>
            <w:right w:val="none" w:sz="0" w:space="0" w:color="auto"/>
          </w:divBdr>
        </w:div>
        <w:div w:id="1551308918">
          <w:marLeft w:val="640"/>
          <w:marRight w:val="0"/>
          <w:marTop w:val="0"/>
          <w:marBottom w:val="0"/>
          <w:divBdr>
            <w:top w:val="none" w:sz="0" w:space="0" w:color="auto"/>
            <w:left w:val="none" w:sz="0" w:space="0" w:color="auto"/>
            <w:bottom w:val="none" w:sz="0" w:space="0" w:color="auto"/>
            <w:right w:val="none" w:sz="0" w:space="0" w:color="auto"/>
          </w:divBdr>
        </w:div>
        <w:div w:id="1737588392">
          <w:marLeft w:val="640"/>
          <w:marRight w:val="0"/>
          <w:marTop w:val="0"/>
          <w:marBottom w:val="0"/>
          <w:divBdr>
            <w:top w:val="none" w:sz="0" w:space="0" w:color="auto"/>
            <w:left w:val="none" w:sz="0" w:space="0" w:color="auto"/>
            <w:bottom w:val="none" w:sz="0" w:space="0" w:color="auto"/>
            <w:right w:val="none" w:sz="0" w:space="0" w:color="auto"/>
          </w:divBdr>
        </w:div>
        <w:div w:id="568273680">
          <w:marLeft w:val="640"/>
          <w:marRight w:val="0"/>
          <w:marTop w:val="0"/>
          <w:marBottom w:val="0"/>
          <w:divBdr>
            <w:top w:val="none" w:sz="0" w:space="0" w:color="auto"/>
            <w:left w:val="none" w:sz="0" w:space="0" w:color="auto"/>
            <w:bottom w:val="none" w:sz="0" w:space="0" w:color="auto"/>
            <w:right w:val="none" w:sz="0" w:space="0" w:color="auto"/>
          </w:divBdr>
        </w:div>
        <w:div w:id="403261945">
          <w:marLeft w:val="640"/>
          <w:marRight w:val="0"/>
          <w:marTop w:val="0"/>
          <w:marBottom w:val="0"/>
          <w:divBdr>
            <w:top w:val="none" w:sz="0" w:space="0" w:color="auto"/>
            <w:left w:val="none" w:sz="0" w:space="0" w:color="auto"/>
            <w:bottom w:val="none" w:sz="0" w:space="0" w:color="auto"/>
            <w:right w:val="none" w:sz="0" w:space="0" w:color="auto"/>
          </w:divBdr>
        </w:div>
        <w:div w:id="1757751572">
          <w:marLeft w:val="640"/>
          <w:marRight w:val="0"/>
          <w:marTop w:val="0"/>
          <w:marBottom w:val="0"/>
          <w:divBdr>
            <w:top w:val="none" w:sz="0" w:space="0" w:color="auto"/>
            <w:left w:val="none" w:sz="0" w:space="0" w:color="auto"/>
            <w:bottom w:val="none" w:sz="0" w:space="0" w:color="auto"/>
            <w:right w:val="none" w:sz="0" w:space="0" w:color="auto"/>
          </w:divBdr>
        </w:div>
        <w:div w:id="171603867">
          <w:marLeft w:val="640"/>
          <w:marRight w:val="0"/>
          <w:marTop w:val="0"/>
          <w:marBottom w:val="0"/>
          <w:divBdr>
            <w:top w:val="none" w:sz="0" w:space="0" w:color="auto"/>
            <w:left w:val="none" w:sz="0" w:space="0" w:color="auto"/>
            <w:bottom w:val="none" w:sz="0" w:space="0" w:color="auto"/>
            <w:right w:val="none" w:sz="0" w:space="0" w:color="auto"/>
          </w:divBdr>
        </w:div>
        <w:div w:id="664555756">
          <w:marLeft w:val="640"/>
          <w:marRight w:val="0"/>
          <w:marTop w:val="0"/>
          <w:marBottom w:val="0"/>
          <w:divBdr>
            <w:top w:val="none" w:sz="0" w:space="0" w:color="auto"/>
            <w:left w:val="none" w:sz="0" w:space="0" w:color="auto"/>
            <w:bottom w:val="none" w:sz="0" w:space="0" w:color="auto"/>
            <w:right w:val="none" w:sz="0" w:space="0" w:color="auto"/>
          </w:divBdr>
        </w:div>
        <w:div w:id="446703882">
          <w:marLeft w:val="640"/>
          <w:marRight w:val="0"/>
          <w:marTop w:val="0"/>
          <w:marBottom w:val="0"/>
          <w:divBdr>
            <w:top w:val="none" w:sz="0" w:space="0" w:color="auto"/>
            <w:left w:val="none" w:sz="0" w:space="0" w:color="auto"/>
            <w:bottom w:val="none" w:sz="0" w:space="0" w:color="auto"/>
            <w:right w:val="none" w:sz="0" w:space="0" w:color="auto"/>
          </w:divBdr>
        </w:div>
        <w:div w:id="55012059">
          <w:marLeft w:val="640"/>
          <w:marRight w:val="0"/>
          <w:marTop w:val="0"/>
          <w:marBottom w:val="0"/>
          <w:divBdr>
            <w:top w:val="none" w:sz="0" w:space="0" w:color="auto"/>
            <w:left w:val="none" w:sz="0" w:space="0" w:color="auto"/>
            <w:bottom w:val="none" w:sz="0" w:space="0" w:color="auto"/>
            <w:right w:val="none" w:sz="0" w:space="0" w:color="auto"/>
          </w:divBdr>
        </w:div>
        <w:div w:id="1937252701">
          <w:marLeft w:val="640"/>
          <w:marRight w:val="0"/>
          <w:marTop w:val="0"/>
          <w:marBottom w:val="0"/>
          <w:divBdr>
            <w:top w:val="none" w:sz="0" w:space="0" w:color="auto"/>
            <w:left w:val="none" w:sz="0" w:space="0" w:color="auto"/>
            <w:bottom w:val="none" w:sz="0" w:space="0" w:color="auto"/>
            <w:right w:val="none" w:sz="0" w:space="0" w:color="auto"/>
          </w:divBdr>
        </w:div>
        <w:div w:id="2049254303">
          <w:marLeft w:val="640"/>
          <w:marRight w:val="0"/>
          <w:marTop w:val="0"/>
          <w:marBottom w:val="0"/>
          <w:divBdr>
            <w:top w:val="none" w:sz="0" w:space="0" w:color="auto"/>
            <w:left w:val="none" w:sz="0" w:space="0" w:color="auto"/>
            <w:bottom w:val="none" w:sz="0" w:space="0" w:color="auto"/>
            <w:right w:val="none" w:sz="0" w:space="0" w:color="auto"/>
          </w:divBdr>
        </w:div>
        <w:div w:id="335810185">
          <w:marLeft w:val="640"/>
          <w:marRight w:val="0"/>
          <w:marTop w:val="0"/>
          <w:marBottom w:val="0"/>
          <w:divBdr>
            <w:top w:val="none" w:sz="0" w:space="0" w:color="auto"/>
            <w:left w:val="none" w:sz="0" w:space="0" w:color="auto"/>
            <w:bottom w:val="none" w:sz="0" w:space="0" w:color="auto"/>
            <w:right w:val="none" w:sz="0" w:space="0" w:color="auto"/>
          </w:divBdr>
        </w:div>
        <w:div w:id="474687262">
          <w:marLeft w:val="640"/>
          <w:marRight w:val="0"/>
          <w:marTop w:val="0"/>
          <w:marBottom w:val="0"/>
          <w:divBdr>
            <w:top w:val="none" w:sz="0" w:space="0" w:color="auto"/>
            <w:left w:val="none" w:sz="0" w:space="0" w:color="auto"/>
            <w:bottom w:val="none" w:sz="0" w:space="0" w:color="auto"/>
            <w:right w:val="none" w:sz="0" w:space="0" w:color="auto"/>
          </w:divBdr>
        </w:div>
        <w:div w:id="989480689">
          <w:marLeft w:val="640"/>
          <w:marRight w:val="0"/>
          <w:marTop w:val="0"/>
          <w:marBottom w:val="0"/>
          <w:divBdr>
            <w:top w:val="none" w:sz="0" w:space="0" w:color="auto"/>
            <w:left w:val="none" w:sz="0" w:space="0" w:color="auto"/>
            <w:bottom w:val="none" w:sz="0" w:space="0" w:color="auto"/>
            <w:right w:val="none" w:sz="0" w:space="0" w:color="auto"/>
          </w:divBdr>
        </w:div>
      </w:divsChild>
    </w:div>
    <w:div w:id="663898480">
      <w:bodyDiv w:val="1"/>
      <w:marLeft w:val="0"/>
      <w:marRight w:val="0"/>
      <w:marTop w:val="0"/>
      <w:marBottom w:val="0"/>
      <w:divBdr>
        <w:top w:val="none" w:sz="0" w:space="0" w:color="auto"/>
        <w:left w:val="none" w:sz="0" w:space="0" w:color="auto"/>
        <w:bottom w:val="none" w:sz="0" w:space="0" w:color="auto"/>
        <w:right w:val="none" w:sz="0" w:space="0" w:color="auto"/>
      </w:divBdr>
      <w:divsChild>
        <w:div w:id="1563129292">
          <w:marLeft w:val="640"/>
          <w:marRight w:val="0"/>
          <w:marTop w:val="0"/>
          <w:marBottom w:val="0"/>
          <w:divBdr>
            <w:top w:val="none" w:sz="0" w:space="0" w:color="auto"/>
            <w:left w:val="none" w:sz="0" w:space="0" w:color="auto"/>
            <w:bottom w:val="none" w:sz="0" w:space="0" w:color="auto"/>
            <w:right w:val="none" w:sz="0" w:space="0" w:color="auto"/>
          </w:divBdr>
        </w:div>
        <w:div w:id="1244872437">
          <w:marLeft w:val="640"/>
          <w:marRight w:val="0"/>
          <w:marTop w:val="0"/>
          <w:marBottom w:val="0"/>
          <w:divBdr>
            <w:top w:val="none" w:sz="0" w:space="0" w:color="auto"/>
            <w:left w:val="none" w:sz="0" w:space="0" w:color="auto"/>
            <w:bottom w:val="none" w:sz="0" w:space="0" w:color="auto"/>
            <w:right w:val="none" w:sz="0" w:space="0" w:color="auto"/>
          </w:divBdr>
        </w:div>
        <w:div w:id="1298534937">
          <w:marLeft w:val="640"/>
          <w:marRight w:val="0"/>
          <w:marTop w:val="0"/>
          <w:marBottom w:val="0"/>
          <w:divBdr>
            <w:top w:val="none" w:sz="0" w:space="0" w:color="auto"/>
            <w:left w:val="none" w:sz="0" w:space="0" w:color="auto"/>
            <w:bottom w:val="none" w:sz="0" w:space="0" w:color="auto"/>
            <w:right w:val="none" w:sz="0" w:space="0" w:color="auto"/>
          </w:divBdr>
        </w:div>
        <w:div w:id="1595552496">
          <w:marLeft w:val="640"/>
          <w:marRight w:val="0"/>
          <w:marTop w:val="0"/>
          <w:marBottom w:val="0"/>
          <w:divBdr>
            <w:top w:val="none" w:sz="0" w:space="0" w:color="auto"/>
            <w:left w:val="none" w:sz="0" w:space="0" w:color="auto"/>
            <w:bottom w:val="none" w:sz="0" w:space="0" w:color="auto"/>
            <w:right w:val="none" w:sz="0" w:space="0" w:color="auto"/>
          </w:divBdr>
        </w:div>
        <w:div w:id="647318407">
          <w:marLeft w:val="640"/>
          <w:marRight w:val="0"/>
          <w:marTop w:val="0"/>
          <w:marBottom w:val="0"/>
          <w:divBdr>
            <w:top w:val="none" w:sz="0" w:space="0" w:color="auto"/>
            <w:left w:val="none" w:sz="0" w:space="0" w:color="auto"/>
            <w:bottom w:val="none" w:sz="0" w:space="0" w:color="auto"/>
            <w:right w:val="none" w:sz="0" w:space="0" w:color="auto"/>
          </w:divBdr>
        </w:div>
        <w:div w:id="682321343">
          <w:marLeft w:val="640"/>
          <w:marRight w:val="0"/>
          <w:marTop w:val="0"/>
          <w:marBottom w:val="0"/>
          <w:divBdr>
            <w:top w:val="none" w:sz="0" w:space="0" w:color="auto"/>
            <w:left w:val="none" w:sz="0" w:space="0" w:color="auto"/>
            <w:bottom w:val="none" w:sz="0" w:space="0" w:color="auto"/>
            <w:right w:val="none" w:sz="0" w:space="0" w:color="auto"/>
          </w:divBdr>
        </w:div>
        <w:div w:id="2104762473">
          <w:marLeft w:val="640"/>
          <w:marRight w:val="0"/>
          <w:marTop w:val="0"/>
          <w:marBottom w:val="0"/>
          <w:divBdr>
            <w:top w:val="none" w:sz="0" w:space="0" w:color="auto"/>
            <w:left w:val="none" w:sz="0" w:space="0" w:color="auto"/>
            <w:bottom w:val="none" w:sz="0" w:space="0" w:color="auto"/>
            <w:right w:val="none" w:sz="0" w:space="0" w:color="auto"/>
          </w:divBdr>
        </w:div>
        <w:div w:id="1889141377">
          <w:marLeft w:val="640"/>
          <w:marRight w:val="0"/>
          <w:marTop w:val="0"/>
          <w:marBottom w:val="0"/>
          <w:divBdr>
            <w:top w:val="none" w:sz="0" w:space="0" w:color="auto"/>
            <w:left w:val="none" w:sz="0" w:space="0" w:color="auto"/>
            <w:bottom w:val="none" w:sz="0" w:space="0" w:color="auto"/>
            <w:right w:val="none" w:sz="0" w:space="0" w:color="auto"/>
          </w:divBdr>
        </w:div>
        <w:div w:id="217597753">
          <w:marLeft w:val="640"/>
          <w:marRight w:val="0"/>
          <w:marTop w:val="0"/>
          <w:marBottom w:val="0"/>
          <w:divBdr>
            <w:top w:val="none" w:sz="0" w:space="0" w:color="auto"/>
            <w:left w:val="none" w:sz="0" w:space="0" w:color="auto"/>
            <w:bottom w:val="none" w:sz="0" w:space="0" w:color="auto"/>
            <w:right w:val="none" w:sz="0" w:space="0" w:color="auto"/>
          </w:divBdr>
        </w:div>
        <w:div w:id="1907765898">
          <w:marLeft w:val="640"/>
          <w:marRight w:val="0"/>
          <w:marTop w:val="0"/>
          <w:marBottom w:val="0"/>
          <w:divBdr>
            <w:top w:val="none" w:sz="0" w:space="0" w:color="auto"/>
            <w:left w:val="none" w:sz="0" w:space="0" w:color="auto"/>
            <w:bottom w:val="none" w:sz="0" w:space="0" w:color="auto"/>
            <w:right w:val="none" w:sz="0" w:space="0" w:color="auto"/>
          </w:divBdr>
        </w:div>
        <w:div w:id="1874148050">
          <w:marLeft w:val="640"/>
          <w:marRight w:val="0"/>
          <w:marTop w:val="0"/>
          <w:marBottom w:val="0"/>
          <w:divBdr>
            <w:top w:val="none" w:sz="0" w:space="0" w:color="auto"/>
            <w:left w:val="none" w:sz="0" w:space="0" w:color="auto"/>
            <w:bottom w:val="none" w:sz="0" w:space="0" w:color="auto"/>
            <w:right w:val="none" w:sz="0" w:space="0" w:color="auto"/>
          </w:divBdr>
        </w:div>
        <w:div w:id="448471104">
          <w:marLeft w:val="640"/>
          <w:marRight w:val="0"/>
          <w:marTop w:val="0"/>
          <w:marBottom w:val="0"/>
          <w:divBdr>
            <w:top w:val="none" w:sz="0" w:space="0" w:color="auto"/>
            <w:left w:val="none" w:sz="0" w:space="0" w:color="auto"/>
            <w:bottom w:val="none" w:sz="0" w:space="0" w:color="auto"/>
            <w:right w:val="none" w:sz="0" w:space="0" w:color="auto"/>
          </w:divBdr>
        </w:div>
        <w:div w:id="942693232">
          <w:marLeft w:val="640"/>
          <w:marRight w:val="0"/>
          <w:marTop w:val="0"/>
          <w:marBottom w:val="0"/>
          <w:divBdr>
            <w:top w:val="none" w:sz="0" w:space="0" w:color="auto"/>
            <w:left w:val="none" w:sz="0" w:space="0" w:color="auto"/>
            <w:bottom w:val="none" w:sz="0" w:space="0" w:color="auto"/>
            <w:right w:val="none" w:sz="0" w:space="0" w:color="auto"/>
          </w:divBdr>
        </w:div>
        <w:div w:id="208228409">
          <w:marLeft w:val="640"/>
          <w:marRight w:val="0"/>
          <w:marTop w:val="0"/>
          <w:marBottom w:val="0"/>
          <w:divBdr>
            <w:top w:val="none" w:sz="0" w:space="0" w:color="auto"/>
            <w:left w:val="none" w:sz="0" w:space="0" w:color="auto"/>
            <w:bottom w:val="none" w:sz="0" w:space="0" w:color="auto"/>
            <w:right w:val="none" w:sz="0" w:space="0" w:color="auto"/>
          </w:divBdr>
        </w:div>
        <w:div w:id="944119952">
          <w:marLeft w:val="640"/>
          <w:marRight w:val="0"/>
          <w:marTop w:val="0"/>
          <w:marBottom w:val="0"/>
          <w:divBdr>
            <w:top w:val="none" w:sz="0" w:space="0" w:color="auto"/>
            <w:left w:val="none" w:sz="0" w:space="0" w:color="auto"/>
            <w:bottom w:val="none" w:sz="0" w:space="0" w:color="auto"/>
            <w:right w:val="none" w:sz="0" w:space="0" w:color="auto"/>
          </w:divBdr>
        </w:div>
        <w:div w:id="1111783334">
          <w:marLeft w:val="640"/>
          <w:marRight w:val="0"/>
          <w:marTop w:val="0"/>
          <w:marBottom w:val="0"/>
          <w:divBdr>
            <w:top w:val="none" w:sz="0" w:space="0" w:color="auto"/>
            <w:left w:val="none" w:sz="0" w:space="0" w:color="auto"/>
            <w:bottom w:val="none" w:sz="0" w:space="0" w:color="auto"/>
            <w:right w:val="none" w:sz="0" w:space="0" w:color="auto"/>
          </w:divBdr>
        </w:div>
        <w:div w:id="995769212">
          <w:marLeft w:val="640"/>
          <w:marRight w:val="0"/>
          <w:marTop w:val="0"/>
          <w:marBottom w:val="0"/>
          <w:divBdr>
            <w:top w:val="none" w:sz="0" w:space="0" w:color="auto"/>
            <w:left w:val="none" w:sz="0" w:space="0" w:color="auto"/>
            <w:bottom w:val="none" w:sz="0" w:space="0" w:color="auto"/>
            <w:right w:val="none" w:sz="0" w:space="0" w:color="auto"/>
          </w:divBdr>
        </w:div>
        <w:div w:id="484665903">
          <w:marLeft w:val="640"/>
          <w:marRight w:val="0"/>
          <w:marTop w:val="0"/>
          <w:marBottom w:val="0"/>
          <w:divBdr>
            <w:top w:val="none" w:sz="0" w:space="0" w:color="auto"/>
            <w:left w:val="none" w:sz="0" w:space="0" w:color="auto"/>
            <w:bottom w:val="none" w:sz="0" w:space="0" w:color="auto"/>
            <w:right w:val="none" w:sz="0" w:space="0" w:color="auto"/>
          </w:divBdr>
        </w:div>
        <w:div w:id="1008681711">
          <w:marLeft w:val="640"/>
          <w:marRight w:val="0"/>
          <w:marTop w:val="0"/>
          <w:marBottom w:val="0"/>
          <w:divBdr>
            <w:top w:val="none" w:sz="0" w:space="0" w:color="auto"/>
            <w:left w:val="none" w:sz="0" w:space="0" w:color="auto"/>
            <w:bottom w:val="none" w:sz="0" w:space="0" w:color="auto"/>
            <w:right w:val="none" w:sz="0" w:space="0" w:color="auto"/>
          </w:divBdr>
        </w:div>
        <w:div w:id="1651445259">
          <w:marLeft w:val="640"/>
          <w:marRight w:val="0"/>
          <w:marTop w:val="0"/>
          <w:marBottom w:val="0"/>
          <w:divBdr>
            <w:top w:val="none" w:sz="0" w:space="0" w:color="auto"/>
            <w:left w:val="none" w:sz="0" w:space="0" w:color="auto"/>
            <w:bottom w:val="none" w:sz="0" w:space="0" w:color="auto"/>
            <w:right w:val="none" w:sz="0" w:space="0" w:color="auto"/>
          </w:divBdr>
        </w:div>
        <w:div w:id="1222401865">
          <w:marLeft w:val="640"/>
          <w:marRight w:val="0"/>
          <w:marTop w:val="0"/>
          <w:marBottom w:val="0"/>
          <w:divBdr>
            <w:top w:val="none" w:sz="0" w:space="0" w:color="auto"/>
            <w:left w:val="none" w:sz="0" w:space="0" w:color="auto"/>
            <w:bottom w:val="none" w:sz="0" w:space="0" w:color="auto"/>
            <w:right w:val="none" w:sz="0" w:space="0" w:color="auto"/>
          </w:divBdr>
        </w:div>
        <w:div w:id="514152752">
          <w:marLeft w:val="640"/>
          <w:marRight w:val="0"/>
          <w:marTop w:val="0"/>
          <w:marBottom w:val="0"/>
          <w:divBdr>
            <w:top w:val="none" w:sz="0" w:space="0" w:color="auto"/>
            <w:left w:val="none" w:sz="0" w:space="0" w:color="auto"/>
            <w:bottom w:val="none" w:sz="0" w:space="0" w:color="auto"/>
            <w:right w:val="none" w:sz="0" w:space="0" w:color="auto"/>
          </w:divBdr>
        </w:div>
      </w:divsChild>
    </w:div>
    <w:div w:id="665479922">
      <w:bodyDiv w:val="1"/>
      <w:marLeft w:val="0"/>
      <w:marRight w:val="0"/>
      <w:marTop w:val="0"/>
      <w:marBottom w:val="0"/>
      <w:divBdr>
        <w:top w:val="none" w:sz="0" w:space="0" w:color="auto"/>
        <w:left w:val="none" w:sz="0" w:space="0" w:color="auto"/>
        <w:bottom w:val="none" w:sz="0" w:space="0" w:color="auto"/>
        <w:right w:val="none" w:sz="0" w:space="0" w:color="auto"/>
      </w:divBdr>
      <w:divsChild>
        <w:div w:id="734813532">
          <w:marLeft w:val="640"/>
          <w:marRight w:val="0"/>
          <w:marTop w:val="0"/>
          <w:marBottom w:val="0"/>
          <w:divBdr>
            <w:top w:val="none" w:sz="0" w:space="0" w:color="auto"/>
            <w:left w:val="none" w:sz="0" w:space="0" w:color="auto"/>
            <w:bottom w:val="none" w:sz="0" w:space="0" w:color="auto"/>
            <w:right w:val="none" w:sz="0" w:space="0" w:color="auto"/>
          </w:divBdr>
        </w:div>
        <w:div w:id="1082604151">
          <w:marLeft w:val="640"/>
          <w:marRight w:val="0"/>
          <w:marTop w:val="0"/>
          <w:marBottom w:val="0"/>
          <w:divBdr>
            <w:top w:val="none" w:sz="0" w:space="0" w:color="auto"/>
            <w:left w:val="none" w:sz="0" w:space="0" w:color="auto"/>
            <w:bottom w:val="none" w:sz="0" w:space="0" w:color="auto"/>
            <w:right w:val="none" w:sz="0" w:space="0" w:color="auto"/>
          </w:divBdr>
        </w:div>
        <w:div w:id="3749766">
          <w:marLeft w:val="640"/>
          <w:marRight w:val="0"/>
          <w:marTop w:val="0"/>
          <w:marBottom w:val="0"/>
          <w:divBdr>
            <w:top w:val="none" w:sz="0" w:space="0" w:color="auto"/>
            <w:left w:val="none" w:sz="0" w:space="0" w:color="auto"/>
            <w:bottom w:val="none" w:sz="0" w:space="0" w:color="auto"/>
            <w:right w:val="none" w:sz="0" w:space="0" w:color="auto"/>
          </w:divBdr>
        </w:div>
        <w:div w:id="419644187">
          <w:marLeft w:val="640"/>
          <w:marRight w:val="0"/>
          <w:marTop w:val="0"/>
          <w:marBottom w:val="0"/>
          <w:divBdr>
            <w:top w:val="none" w:sz="0" w:space="0" w:color="auto"/>
            <w:left w:val="none" w:sz="0" w:space="0" w:color="auto"/>
            <w:bottom w:val="none" w:sz="0" w:space="0" w:color="auto"/>
            <w:right w:val="none" w:sz="0" w:space="0" w:color="auto"/>
          </w:divBdr>
        </w:div>
        <w:div w:id="106121477">
          <w:marLeft w:val="640"/>
          <w:marRight w:val="0"/>
          <w:marTop w:val="0"/>
          <w:marBottom w:val="0"/>
          <w:divBdr>
            <w:top w:val="none" w:sz="0" w:space="0" w:color="auto"/>
            <w:left w:val="none" w:sz="0" w:space="0" w:color="auto"/>
            <w:bottom w:val="none" w:sz="0" w:space="0" w:color="auto"/>
            <w:right w:val="none" w:sz="0" w:space="0" w:color="auto"/>
          </w:divBdr>
        </w:div>
        <w:div w:id="1797794418">
          <w:marLeft w:val="640"/>
          <w:marRight w:val="0"/>
          <w:marTop w:val="0"/>
          <w:marBottom w:val="0"/>
          <w:divBdr>
            <w:top w:val="none" w:sz="0" w:space="0" w:color="auto"/>
            <w:left w:val="none" w:sz="0" w:space="0" w:color="auto"/>
            <w:bottom w:val="none" w:sz="0" w:space="0" w:color="auto"/>
            <w:right w:val="none" w:sz="0" w:space="0" w:color="auto"/>
          </w:divBdr>
        </w:div>
        <w:div w:id="1674530451">
          <w:marLeft w:val="640"/>
          <w:marRight w:val="0"/>
          <w:marTop w:val="0"/>
          <w:marBottom w:val="0"/>
          <w:divBdr>
            <w:top w:val="none" w:sz="0" w:space="0" w:color="auto"/>
            <w:left w:val="none" w:sz="0" w:space="0" w:color="auto"/>
            <w:bottom w:val="none" w:sz="0" w:space="0" w:color="auto"/>
            <w:right w:val="none" w:sz="0" w:space="0" w:color="auto"/>
          </w:divBdr>
        </w:div>
        <w:div w:id="2058242006">
          <w:marLeft w:val="640"/>
          <w:marRight w:val="0"/>
          <w:marTop w:val="0"/>
          <w:marBottom w:val="0"/>
          <w:divBdr>
            <w:top w:val="none" w:sz="0" w:space="0" w:color="auto"/>
            <w:left w:val="none" w:sz="0" w:space="0" w:color="auto"/>
            <w:bottom w:val="none" w:sz="0" w:space="0" w:color="auto"/>
            <w:right w:val="none" w:sz="0" w:space="0" w:color="auto"/>
          </w:divBdr>
        </w:div>
        <w:div w:id="71634183">
          <w:marLeft w:val="640"/>
          <w:marRight w:val="0"/>
          <w:marTop w:val="0"/>
          <w:marBottom w:val="0"/>
          <w:divBdr>
            <w:top w:val="none" w:sz="0" w:space="0" w:color="auto"/>
            <w:left w:val="none" w:sz="0" w:space="0" w:color="auto"/>
            <w:bottom w:val="none" w:sz="0" w:space="0" w:color="auto"/>
            <w:right w:val="none" w:sz="0" w:space="0" w:color="auto"/>
          </w:divBdr>
        </w:div>
        <w:div w:id="1320186795">
          <w:marLeft w:val="640"/>
          <w:marRight w:val="0"/>
          <w:marTop w:val="0"/>
          <w:marBottom w:val="0"/>
          <w:divBdr>
            <w:top w:val="none" w:sz="0" w:space="0" w:color="auto"/>
            <w:left w:val="none" w:sz="0" w:space="0" w:color="auto"/>
            <w:bottom w:val="none" w:sz="0" w:space="0" w:color="auto"/>
            <w:right w:val="none" w:sz="0" w:space="0" w:color="auto"/>
          </w:divBdr>
        </w:div>
        <w:div w:id="207034716">
          <w:marLeft w:val="640"/>
          <w:marRight w:val="0"/>
          <w:marTop w:val="0"/>
          <w:marBottom w:val="0"/>
          <w:divBdr>
            <w:top w:val="none" w:sz="0" w:space="0" w:color="auto"/>
            <w:left w:val="none" w:sz="0" w:space="0" w:color="auto"/>
            <w:bottom w:val="none" w:sz="0" w:space="0" w:color="auto"/>
            <w:right w:val="none" w:sz="0" w:space="0" w:color="auto"/>
          </w:divBdr>
        </w:div>
        <w:div w:id="1867983968">
          <w:marLeft w:val="640"/>
          <w:marRight w:val="0"/>
          <w:marTop w:val="0"/>
          <w:marBottom w:val="0"/>
          <w:divBdr>
            <w:top w:val="none" w:sz="0" w:space="0" w:color="auto"/>
            <w:left w:val="none" w:sz="0" w:space="0" w:color="auto"/>
            <w:bottom w:val="none" w:sz="0" w:space="0" w:color="auto"/>
            <w:right w:val="none" w:sz="0" w:space="0" w:color="auto"/>
          </w:divBdr>
        </w:div>
        <w:div w:id="1786732458">
          <w:marLeft w:val="640"/>
          <w:marRight w:val="0"/>
          <w:marTop w:val="0"/>
          <w:marBottom w:val="0"/>
          <w:divBdr>
            <w:top w:val="none" w:sz="0" w:space="0" w:color="auto"/>
            <w:left w:val="none" w:sz="0" w:space="0" w:color="auto"/>
            <w:bottom w:val="none" w:sz="0" w:space="0" w:color="auto"/>
            <w:right w:val="none" w:sz="0" w:space="0" w:color="auto"/>
          </w:divBdr>
        </w:div>
      </w:divsChild>
    </w:div>
    <w:div w:id="677656996">
      <w:bodyDiv w:val="1"/>
      <w:marLeft w:val="0"/>
      <w:marRight w:val="0"/>
      <w:marTop w:val="0"/>
      <w:marBottom w:val="0"/>
      <w:divBdr>
        <w:top w:val="none" w:sz="0" w:space="0" w:color="auto"/>
        <w:left w:val="none" w:sz="0" w:space="0" w:color="auto"/>
        <w:bottom w:val="none" w:sz="0" w:space="0" w:color="auto"/>
        <w:right w:val="none" w:sz="0" w:space="0" w:color="auto"/>
      </w:divBdr>
      <w:divsChild>
        <w:div w:id="1209756998">
          <w:marLeft w:val="640"/>
          <w:marRight w:val="0"/>
          <w:marTop w:val="0"/>
          <w:marBottom w:val="0"/>
          <w:divBdr>
            <w:top w:val="none" w:sz="0" w:space="0" w:color="auto"/>
            <w:left w:val="none" w:sz="0" w:space="0" w:color="auto"/>
            <w:bottom w:val="none" w:sz="0" w:space="0" w:color="auto"/>
            <w:right w:val="none" w:sz="0" w:space="0" w:color="auto"/>
          </w:divBdr>
        </w:div>
        <w:div w:id="1303192131">
          <w:marLeft w:val="640"/>
          <w:marRight w:val="0"/>
          <w:marTop w:val="0"/>
          <w:marBottom w:val="0"/>
          <w:divBdr>
            <w:top w:val="none" w:sz="0" w:space="0" w:color="auto"/>
            <w:left w:val="none" w:sz="0" w:space="0" w:color="auto"/>
            <w:bottom w:val="none" w:sz="0" w:space="0" w:color="auto"/>
            <w:right w:val="none" w:sz="0" w:space="0" w:color="auto"/>
          </w:divBdr>
        </w:div>
        <w:div w:id="72090272">
          <w:marLeft w:val="640"/>
          <w:marRight w:val="0"/>
          <w:marTop w:val="0"/>
          <w:marBottom w:val="0"/>
          <w:divBdr>
            <w:top w:val="none" w:sz="0" w:space="0" w:color="auto"/>
            <w:left w:val="none" w:sz="0" w:space="0" w:color="auto"/>
            <w:bottom w:val="none" w:sz="0" w:space="0" w:color="auto"/>
            <w:right w:val="none" w:sz="0" w:space="0" w:color="auto"/>
          </w:divBdr>
        </w:div>
        <w:div w:id="954752157">
          <w:marLeft w:val="640"/>
          <w:marRight w:val="0"/>
          <w:marTop w:val="0"/>
          <w:marBottom w:val="0"/>
          <w:divBdr>
            <w:top w:val="none" w:sz="0" w:space="0" w:color="auto"/>
            <w:left w:val="none" w:sz="0" w:space="0" w:color="auto"/>
            <w:bottom w:val="none" w:sz="0" w:space="0" w:color="auto"/>
            <w:right w:val="none" w:sz="0" w:space="0" w:color="auto"/>
          </w:divBdr>
        </w:div>
        <w:div w:id="210531998">
          <w:marLeft w:val="640"/>
          <w:marRight w:val="0"/>
          <w:marTop w:val="0"/>
          <w:marBottom w:val="0"/>
          <w:divBdr>
            <w:top w:val="none" w:sz="0" w:space="0" w:color="auto"/>
            <w:left w:val="none" w:sz="0" w:space="0" w:color="auto"/>
            <w:bottom w:val="none" w:sz="0" w:space="0" w:color="auto"/>
            <w:right w:val="none" w:sz="0" w:space="0" w:color="auto"/>
          </w:divBdr>
        </w:div>
        <w:div w:id="608513259">
          <w:marLeft w:val="640"/>
          <w:marRight w:val="0"/>
          <w:marTop w:val="0"/>
          <w:marBottom w:val="0"/>
          <w:divBdr>
            <w:top w:val="none" w:sz="0" w:space="0" w:color="auto"/>
            <w:left w:val="none" w:sz="0" w:space="0" w:color="auto"/>
            <w:bottom w:val="none" w:sz="0" w:space="0" w:color="auto"/>
            <w:right w:val="none" w:sz="0" w:space="0" w:color="auto"/>
          </w:divBdr>
        </w:div>
        <w:div w:id="1459035322">
          <w:marLeft w:val="640"/>
          <w:marRight w:val="0"/>
          <w:marTop w:val="0"/>
          <w:marBottom w:val="0"/>
          <w:divBdr>
            <w:top w:val="none" w:sz="0" w:space="0" w:color="auto"/>
            <w:left w:val="none" w:sz="0" w:space="0" w:color="auto"/>
            <w:bottom w:val="none" w:sz="0" w:space="0" w:color="auto"/>
            <w:right w:val="none" w:sz="0" w:space="0" w:color="auto"/>
          </w:divBdr>
        </w:div>
        <w:div w:id="235555480">
          <w:marLeft w:val="640"/>
          <w:marRight w:val="0"/>
          <w:marTop w:val="0"/>
          <w:marBottom w:val="0"/>
          <w:divBdr>
            <w:top w:val="none" w:sz="0" w:space="0" w:color="auto"/>
            <w:left w:val="none" w:sz="0" w:space="0" w:color="auto"/>
            <w:bottom w:val="none" w:sz="0" w:space="0" w:color="auto"/>
            <w:right w:val="none" w:sz="0" w:space="0" w:color="auto"/>
          </w:divBdr>
        </w:div>
        <w:div w:id="1313096639">
          <w:marLeft w:val="640"/>
          <w:marRight w:val="0"/>
          <w:marTop w:val="0"/>
          <w:marBottom w:val="0"/>
          <w:divBdr>
            <w:top w:val="none" w:sz="0" w:space="0" w:color="auto"/>
            <w:left w:val="none" w:sz="0" w:space="0" w:color="auto"/>
            <w:bottom w:val="none" w:sz="0" w:space="0" w:color="auto"/>
            <w:right w:val="none" w:sz="0" w:space="0" w:color="auto"/>
          </w:divBdr>
        </w:div>
        <w:div w:id="380402924">
          <w:marLeft w:val="640"/>
          <w:marRight w:val="0"/>
          <w:marTop w:val="0"/>
          <w:marBottom w:val="0"/>
          <w:divBdr>
            <w:top w:val="none" w:sz="0" w:space="0" w:color="auto"/>
            <w:left w:val="none" w:sz="0" w:space="0" w:color="auto"/>
            <w:bottom w:val="none" w:sz="0" w:space="0" w:color="auto"/>
            <w:right w:val="none" w:sz="0" w:space="0" w:color="auto"/>
          </w:divBdr>
        </w:div>
        <w:div w:id="133064176">
          <w:marLeft w:val="640"/>
          <w:marRight w:val="0"/>
          <w:marTop w:val="0"/>
          <w:marBottom w:val="0"/>
          <w:divBdr>
            <w:top w:val="none" w:sz="0" w:space="0" w:color="auto"/>
            <w:left w:val="none" w:sz="0" w:space="0" w:color="auto"/>
            <w:bottom w:val="none" w:sz="0" w:space="0" w:color="auto"/>
            <w:right w:val="none" w:sz="0" w:space="0" w:color="auto"/>
          </w:divBdr>
        </w:div>
        <w:div w:id="1512642611">
          <w:marLeft w:val="640"/>
          <w:marRight w:val="0"/>
          <w:marTop w:val="0"/>
          <w:marBottom w:val="0"/>
          <w:divBdr>
            <w:top w:val="none" w:sz="0" w:space="0" w:color="auto"/>
            <w:left w:val="none" w:sz="0" w:space="0" w:color="auto"/>
            <w:bottom w:val="none" w:sz="0" w:space="0" w:color="auto"/>
            <w:right w:val="none" w:sz="0" w:space="0" w:color="auto"/>
          </w:divBdr>
        </w:div>
        <w:div w:id="1926529007">
          <w:marLeft w:val="640"/>
          <w:marRight w:val="0"/>
          <w:marTop w:val="0"/>
          <w:marBottom w:val="0"/>
          <w:divBdr>
            <w:top w:val="none" w:sz="0" w:space="0" w:color="auto"/>
            <w:left w:val="none" w:sz="0" w:space="0" w:color="auto"/>
            <w:bottom w:val="none" w:sz="0" w:space="0" w:color="auto"/>
            <w:right w:val="none" w:sz="0" w:space="0" w:color="auto"/>
          </w:divBdr>
        </w:div>
        <w:div w:id="812405348">
          <w:marLeft w:val="640"/>
          <w:marRight w:val="0"/>
          <w:marTop w:val="0"/>
          <w:marBottom w:val="0"/>
          <w:divBdr>
            <w:top w:val="none" w:sz="0" w:space="0" w:color="auto"/>
            <w:left w:val="none" w:sz="0" w:space="0" w:color="auto"/>
            <w:bottom w:val="none" w:sz="0" w:space="0" w:color="auto"/>
            <w:right w:val="none" w:sz="0" w:space="0" w:color="auto"/>
          </w:divBdr>
        </w:div>
        <w:div w:id="1750076806">
          <w:marLeft w:val="640"/>
          <w:marRight w:val="0"/>
          <w:marTop w:val="0"/>
          <w:marBottom w:val="0"/>
          <w:divBdr>
            <w:top w:val="none" w:sz="0" w:space="0" w:color="auto"/>
            <w:left w:val="none" w:sz="0" w:space="0" w:color="auto"/>
            <w:bottom w:val="none" w:sz="0" w:space="0" w:color="auto"/>
            <w:right w:val="none" w:sz="0" w:space="0" w:color="auto"/>
          </w:divBdr>
        </w:div>
        <w:div w:id="1469474746">
          <w:marLeft w:val="640"/>
          <w:marRight w:val="0"/>
          <w:marTop w:val="0"/>
          <w:marBottom w:val="0"/>
          <w:divBdr>
            <w:top w:val="none" w:sz="0" w:space="0" w:color="auto"/>
            <w:left w:val="none" w:sz="0" w:space="0" w:color="auto"/>
            <w:bottom w:val="none" w:sz="0" w:space="0" w:color="auto"/>
            <w:right w:val="none" w:sz="0" w:space="0" w:color="auto"/>
          </w:divBdr>
        </w:div>
        <w:div w:id="1639605201">
          <w:marLeft w:val="640"/>
          <w:marRight w:val="0"/>
          <w:marTop w:val="0"/>
          <w:marBottom w:val="0"/>
          <w:divBdr>
            <w:top w:val="none" w:sz="0" w:space="0" w:color="auto"/>
            <w:left w:val="none" w:sz="0" w:space="0" w:color="auto"/>
            <w:bottom w:val="none" w:sz="0" w:space="0" w:color="auto"/>
            <w:right w:val="none" w:sz="0" w:space="0" w:color="auto"/>
          </w:divBdr>
        </w:div>
        <w:div w:id="2042044899">
          <w:marLeft w:val="640"/>
          <w:marRight w:val="0"/>
          <w:marTop w:val="0"/>
          <w:marBottom w:val="0"/>
          <w:divBdr>
            <w:top w:val="none" w:sz="0" w:space="0" w:color="auto"/>
            <w:left w:val="none" w:sz="0" w:space="0" w:color="auto"/>
            <w:bottom w:val="none" w:sz="0" w:space="0" w:color="auto"/>
            <w:right w:val="none" w:sz="0" w:space="0" w:color="auto"/>
          </w:divBdr>
        </w:div>
        <w:div w:id="248852729">
          <w:marLeft w:val="640"/>
          <w:marRight w:val="0"/>
          <w:marTop w:val="0"/>
          <w:marBottom w:val="0"/>
          <w:divBdr>
            <w:top w:val="none" w:sz="0" w:space="0" w:color="auto"/>
            <w:left w:val="none" w:sz="0" w:space="0" w:color="auto"/>
            <w:bottom w:val="none" w:sz="0" w:space="0" w:color="auto"/>
            <w:right w:val="none" w:sz="0" w:space="0" w:color="auto"/>
          </w:divBdr>
        </w:div>
        <w:div w:id="1760560477">
          <w:marLeft w:val="640"/>
          <w:marRight w:val="0"/>
          <w:marTop w:val="0"/>
          <w:marBottom w:val="0"/>
          <w:divBdr>
            <w:top w:val="none" w:sz="0" w:space="0" w:color="auto"/>
            <w:left w:val="none" w:sz="0" w:space="0" w:color="auto"/>
            <w:bottom w:val="none" w:sz="0" w:space="0" w:color="auto"/>
            <w:right w:val="none" w:sz="0" w:space="0" w:color="auto"/>
          </w:divBdr>
        </w:div>
        <w:div w:id="1508985444">
          <w:marLeft w:val="640"/>
          <w:marRight w:val="0"/>
          <w:marTop w:val="0"/>
          <w:marBottom w:val="0"/>
          <w:divBdr>
            <w:top w:val="none" w:sz="0" w:space="0" w:color="auto"/>
            <w:left w:val="none" w:sz="0" w:space="0" w:color="auto"/>
            <w:bottom w:val="none" w:sz="0" w:space="0" w:color="auto"/>
            <w:right w:val="none" w:sz="0" w:space="0" w:color="auto"/>
          </w:divBdr>
        </w:div>
        <w:div w:id="2027095163">
          <w:marLeft w:val="640"/>
          <w:marRight w:val="0"/>
          <w:marTop w:val="0"/>
          <w:marBottom w:val="0"/>
          <w:divBdr>
            <w:top w:val="none" w:sz="0" w:space="0" w:color="auto"/>
            <w:left w:val="none" w:sz="0" w:space="0" w:color="auto"/>
            <w:bottom w:val="none" w:sz="0" w:space="0" w:color="auto"/>
            <w:right w:val="none" w:sz="0" w:space="0" w:color="auto"/>
          </w:divBdr>
        </w:div>
        <w:div w:id="1575121018">
          <w:marLeft w:val="640"/>
          <w:marRight w:val="0"/>
          <w:marTop w:val="0"/>
          <w:marBottom w:val="0"/>
          <w:divBdr>
            <w:top w:val="none" w:sz="0" w:space="0" w:color="auto"/>
            <w:left w:val="none" w:sz="0" w:space="0" w:color="auto"/>
            <w:bottom w:val="none" w:sz="0" w:space="0" w:color="auto"/>
            <w:right w:val="none" w:sz="0" w:space="0" w:color="auto"/>
          </w:divBdr>
        </w:div>
        <w:div w:id="836265155">
          <w:marLeft w:val="640"/>
          <w:marRight w:val="0"/>
          <w:marTop w:val="0"/>
          <w:marBottom w:val="0"/>
          <w:divBdr>
            <w:top w:val="none" w:sz="0" w:space="0" w:color="auto"/>
            <w:left w:val="none" w:sz="0" w:space="0" w:color="auto"/>
            <w:bottom w:val="none" w:sz="0" w:space="0" w:color="auto"/>
            <w:right w:val="none" w:sz="0" w:space="0" w:color="auto"/>
          </w:divBdr>
        </w:div>
      </w:divsChild>
    </w:div>
    <w:div w:id="724530900">
      <w:bodyDiv w:val="1"/>
      <w:marLeft w:val="0"/>
      <w:marRight w:val="0"/>
      <w:marTop w:val="0"/>
      <w:marBottom w:val="0"/>
      <w:divBdr>
        <w:top w:val="none" w:sz="0" w:space="0" w:color="auto"/>
        <w:left w:val="none" w:sz="0" w:space="0" w:color="auto"/>
        <w:bottom w:val="none" w:sz="0" w:space="0" w:color="auto"/>
        <w:right w:val="none" w:sz="0" w:space="0" w:color="auto"/>
      </w:divBdr>
      <w:divsChild>
        <w:div w:id="262496364">
          <w:marLeft w:val="640"/>
          <w:marRight w:val="0"/>
          <w:marTop w:val="0"/>
          <w:marBottom w:val="0"/>
          <w:divBdr>
            <w:top w:val="none" w:sz="0" w:space="0" w:color="auto"/>
            <w:left w:val="none" w:sz="0" w:space="0" w:color="auto"/>
            <w:bottom w:val="none" w:sz="0" w:space="0" w:color="auto"/>
            <w:right w:val="none" w:sz="0" w:space="0" w:color="auto"/>
          </w:divBdr>
        </w:div>
        <w:div w:id="934292696">
          <w:marLeft w:val="640"/>
          <w:marRight w:val="0"/>
          <w:marTop w:val="0"/>
          <w:marBottom w:val="0"/>
          <w:divBdr>
            <w:top w:val="none" w:sz="0" w:space="0" w:color="auto"/>
            <w:left w:val="none" w:sz="0" w:space="0" w:color="auto"/>
            <w:bottom w:val="none" w:sz="0" w:space="0" w:color="auto"/>
            <w:right w:val="none" w:sz="0" w:space="0" w:color="auto"/>
          </w:divBdr>
        </w:div>
        <w:div w:id="1934437548">
          <w:marLeft w:val="640"/>
          <w:marRight w:val="0"/>
          <w:marTop w:val="0"/>
          <w:marBottom w:val="0"/>
          <w:divBdr>
            <w:top w:val="none" w:sz="0" w:space="0" w:color="auto"/>
            <w:left w:val="none" w:sz="0" w:space="0" w:color="auto"/>
            <w:bottom w:val="none" w:sz="0" w:space="0" w:color="auto"/>
            <w:right w:val="none" w:sz="0" w:space="0" w:color="auto"/>
          </w:divBdr>
        </w:div>
        <w:div w:id="1774864174">
          <w:marLeft w:val="640"/>
          <w:marRight w:val="0"/>
          <w:marTop w:val="0"/>
          <w:marBottom w:val="0"/>
          <w:divBdr>
            <w:top w:val="none" w:sz="0" w:space="0" w:color="auto"/>
            <w:left w:val="none" w:sz="0" w:space="0" w:color="auto"/>
            <w:bottom w:val="none" w:sz="0" w:space="0" w:color="auto"/>
            <w:right w:val="none" w:sz="0" w:space="0" w:color="auto"/>
          </w:divBdr>
        </w:div>
        <w:div w:id="1387870026">
          <w:marLeft w:val="640"/>
          <w:marRight w:val="0"/>
          <w:marTop w:val="0"/>
          <w:marBottom w:val="0"/>
          <w:divBdr>
            <w:top w:val="none" w:sz="0" w:space="0" w:color="auto"/>
            <w:left w:val="none" w:sz="0" w:space="0" w:color="auto"/>
            <w:bottom w:val="none" w:sz="0" w:space="0" w:color="auto"/>
            <w:right w:val="none" w:sz="0" w:space="0" w:color="auto"/>
          </w:divBdr>
        </w:div>
        <w:div w:id="533924873">
          <w:marLeft w:val="640"/>
          <w:marRight w:val="0"/>
          <w:marTop w:val="0"/>
          <w:marBottom w:val="0"/>
          <w:divBdr>
            <w:top w:val="none" w:sz="0" w:space="0" w:color="auto"/>
            <w:left w:val="none" w:sz="0" w:space="0" w:color="auto"/>
            <w:bottom w:val="none" w:sz="0" w:space="0" w:color="auto"/>
            <w:right w:val="none" w:sz="0" w:space="0" w:color="auto"/>
          </w:divBdr>
        </w:div>
        <w:div w:id="1259563590">
          <w:marLeft w:val="640"/>
          <w:marRight w:val="0"/>
          <w:marTop w:val="0"/>
          <w:marBottom w:val="0"/>
          <w:divBdr>
            <w:top w:val="none" w:sz="0" w:space="0" w:color="auto"/>
            <w:left w:val="none" w:sz="0" w:space="0" w:color="auto"/>
            <w:bottom w:val="none" w:sz="0" w:space="0" w:color="auto"/>
            <w:right w:val="none" w:sz="0" w:space="0" w:color="auto"/>
          </w:divBdr>
        </w:div>
        <w:div w:id="692389912">
          <w:marLeft w:val="640"/>
          <w:marRight w:val="0"/>
          <w:marTop w:val="0"/>
          <w:marBottom w:val="0"/>
          <w:divBdr>
            <w:top w:val="none" w:sz="0" w:space="0" w:color="auto"/>
            <w:left w:val="none" w:sz="0" w:space="0" w:color="auto"/>
            <w:bottom w:val="none" w:sz="0" w:space="0" w:color="auto"/>
            <w:right w:val="none" w:sz="0" w:space="0" w:color="auto"/>
          </w:divBdr>
        </w:div>
        <w:div w:id="331421486">
          <w:marLeft w:val="640"/>
          <w:marRight w:val="0"/>
          <w:marTop w:val="0"/>
          <w:marBottom w:val="0"/>
          <w:divBdr>
            <w:top w:val="none" w:sz="0" w:space="0" w:color="auto"/>
            <w:left w:val="none" w:sz="0" w:space="0" w:color="auto"/>
            <w:bottom w:val="none" w:sz="0" w:space="0" w:color="auto"/>
            <w:right w:val="none" w:sz="0" w:space="0" w:color="auto"/>
          </w:divBdr>
        </w:div>
        <w:div w:id="1046417403">
          <w:marLeft w:val="640"/>
          <w:marRight w:val="0"/>
          <w:marTop w:val="0"/>
          <w:marBottom w:val="0"/>
          <w:divBdr>
            <w:top w:val="none" w:sz="0" w:space="0" w:color="auto"/>
            <w:left w:val="none" w:sz="0" w:space="0" w:color="auto"/>
            <w:bottom w:val="none" w:sz="0" w:space="0" w:color="auto"/>
            <w:right w:val="none" w:sz="0" w:space="0" w:color="auto"/>
          </w:divBdr>
        </w:div>
        <w:div w:id="325399465">
          <w:marLeft w:val="640"/>
          <w:marRight w:val="0"/>
          <w:marTop w:val="0"/>
          <w:marBottom w:val="0"/>
          <w:divBdr>
            <w:top w:val="none" w:sz="0" w:space="0" w:color="auto"/>
            <w:left w:val="none" w:sz="0" w:space="0" w:color="auto"/>
            <w:bottom w:val="none" w:sz="0" w:space="0" w:color="auto"/>
            <w:right w:val="none" w:sz="0" w:space="0" w:color="auto"/>
          </w:divBdr>
        </w:div>
        <w:div w:id="1932465153">
          <w:marLeft w:val="640"/>
          <w:marRight w:val="0"/>
          <w:marTop w:val="0"/>
          <w:marBottom w:val="0"/>
          <w:divBdr>
            <w:top w:val="none" w:sz="0" w:space="0" w:color="auto"/>
            <w:left w:val="none" w:sz="0" w:space="0" w:color="auto"/>
            <w:bottom w:val="none" w:sz="0" w:space="0" w:color="auto"/>
            <w:right w:val="none" w:sz="0" w:space="0" w:color="auto"/>
          </w:divBdr>
        </w:div>
        <w:div w:id="1733045568">
          <w:marLeft w:val="640"/>
          <w:marRight w:val="0"/>
          <w:marTop w:val="0"/>
          <w:marBottom w:val="0"/>
          <w:divBdr>
            <w:top w:val="none" w:sz="0" w:space="0" w:color="auto"/>
            <w:left w:val="none" w:sz="0" w:space="0" w:color="auto"/>
            <w:bottom w:val="none" w:sz="0" w:space="0" w:color="auto"/>
            <w:right w:val="none" w:sz="0" w:space="0" w:color="auto"/>
          </w:divBdr>
        </w:div>
        <w:div w:id="2012565169">
          <w:marLeft w:val="640"/>
          <w:marRight w:val="0"/>
          <w:marTop w:val="0"/>
          <w:marBottom w:val="0"/>
          <w:divBdr>
            <w:top w:val="none" w:sz="0" w:space="0" w:color="auto"/>
            <w:left w:val="none" w:sz="0" w:space="0" w:color="auto"/>
            <w:bottom w:val="none" w:sz="0" w:space="0" w:color="auto"/>
            <w:right w:val="none" w:sz="0" w:space="0" w:color="auto"/>
          </w:divBdr>
        </w:div>
        <w:div w:id="2027172468">
          <w:marLeft w:val="640"/>
          <w:marRight w:val="0"/>
          <w:marTop w:val="0"/>
          <w:marBottom w:val="0"/>
          <w:divBdr>
            <w:top w:val="none" w:sz="0" w:space="0" w:color="auto"/>
            <w:left w:val="none" w:sz="0" w:space="0" w:color="auto"/>
            <w:bottom w:val="none" w:sz="0" w:space="0" w:color="auto"/>
            <w:right w:val="none" w:sz="0" w:space="0" w:color="auto"/>
          </w:divBdr>
        </w:div>
        <w:div w:id="374234710">
          <w:marLeft w:val="640"/>
          <w:marRight w:val="0"/>
          <w:marTop w:val="0"/>
          <w:marBottom w:val="0"/>
          <w:divBdr>
            <w:top w:val="none" w:sz="0" w:space="0" w:color="auto"/>
            <w:left w:val="none" w:sz="0" w:space="0" w:color="auto"/>
            <w:bottom w:val="none" w:sz="0" w:space="0" w:color="auto"/>
            <w:right w:val="none" w:sz="0" w:space="0" w:color="auto"/>
          </w:divBdr>
        </w:div>
        <w:div w:id="1025908815">
          <w:marLeft w:val="640"/>
          <w:marRight w:val="0"/>
          <w:marTop w:val="0"/>
          <w:marBottom w:val="0"/>
          <w:divBdr>
            <w:top w:val="none" w:sz="0" w:space="0" w:color="auto"/>
            <w:left w:val="none" w:sz="0" w:space="0" w:color="auto"/>
            <w:bottom w:val="none" w:sz="0" w:space="0" w:color="auto"/>
            <w:right w:val="none" w:sz="0" w:space="0" w:color="auto"/>
          </w:divBdr>
        </w:div>
        <w:div w:id="2087874420">
          <w:marLeft w:val="640"/>
          <w:marRight w:val="0"/>
          <w:marTop w:val="0"/>
          <w:marBottom w:val="0"/>
          <w:divBdr>
            <w:top w:val="none" w:sz="0" w:space="0" w:color="auto"/>
            <w:left w:val="none" w:sz="0" w:space="0" w:color="auto"/>
            <w:bottom w:val="none" w:sz="0" w:space="0" w:color="auto"/>
            <w:right w:val="none" w:sz="0" w:space="0" w:color="auto"/>
          </w:divBdr>
        </w:div>
        <w:div w:id="1279292574">
          <w:marLeft w:val="640"/>
          <w:marRight w:val="0"/>
          <w:marTop w:val="0"/>
          <w:marBottom w:val="0"/>
          <w:divBdr>
            <w:top w:val="none" w:sz="0" w:space="0" w:color="auto"/>
            <w:left w:val="none" w:sz="0" w:space="0" w:color="auto"/>
            <w:bottom w:val="none" w:sz="0" w:space="0" w:color="auto"/>
            <w:right w:val="none" w:sz="0" w:space="0" w:color="auto"/>
          </w:divBdr>
        </w:div>
        <w:div w:id="1766998542">
          <w:marLeft w:val="640"/>
          <w:marRight w:val="0"/>
          <w:marTop w:val="0"/>
          <w:marBottom w:val="0"/>
          <w:divBdr>
            <w:top w:val="none" w:sz="0" w:space="0" w:color="auto"/>
            <w:left w:val="none" w:sz="0" w:space="0" w:color="auto"/>
            <w:bottom w:val="none" w:sz="0" w:space="0" w:color="auto"/>
            <w:right w:val="none" w:sz="0" w:space="0" w:color="auto"/>
          </w:divBdr>
        </w:div>
        <w:div w:id="923030168">
          <w:marLeft w:val="640"/>
          <w:marRight w:val="0"/>
          <w:marTop w:val="0"/>
          <w:marBottom w:val="0"/>
          <w:divBdr>
            <w:top w:val="none" w:sz="0" w:space="0" w:color="auto"/>
            <w:left w:val="none" w:sz="0" w:space="0" w:color="auto"/>
            <w:bottom w:val="none" w:sz="0" w:space="0" w:color="auto"/>
            <w:right w:val="none" w:sz="0" w:space="0" w:color="auto"/>
          </w:divBdr>
        </w:div>
      </w:divsChild>
    </w:div>
    <w:div w:id="798912832">
      <w:bodyDiv w:val="1"/>
      <w:marLeft w:val="0"/>
      <w:marRight w:val="0"/>
      <w:marTop w:val="0"/>
      <w:marBottom w:val="0"/>
      <w:divBdr>
        <w:top w:val="none" w:sz="0" w:space="0" w:color="auto"/>
        <w:left w:val="none" w:sz="0" w:space="0" w:color="auto"/>
        <w:bottom w:val="none" w:sz="0" w:space="0" w:color="auto"/>
        <w:right w:val="none" w:sz="0" w:space="0" w:color="auto"/>
      </w:divBdr>
      <w:divsChild>
        <w:div w:id="1538858451">
          <w:marLeft w:val="640"/>
          <w:marRight w:val="0"/>
          <w:marTop w:val="0"/>
          <w:marBottom w:val="0"/>
          <w:divBdr>
            <w:top w:val="none" w:sz="0" w:space="0" w:color="auto"/>
            <w:left w:val="none" w:sz="0" w:space="0" w:color="auto"/>
            <w:bottom w:val="none" w:sz="0" w:space="0" w:color="auto"/>
            <w:right w:val="none" w:sz="0" w:space="0" w:color="auto"/>
          </w:divBdr>
        </w:div>
        <w:div w:id="1078863892">
          <w:marLeft w:val="640"/>
          <w:marRight w:val="0"/>
          <w:marTop w:val="0"/>
          <w:marBottom w:val="0"/>
          <w:divBdr>
            <w:top w:val="none" w:sz="0" w:space="0" w:color="auto"/>
            <w:left w:val="none" w:sz="0" w:space="0" w:color="auto"/>
            <w:bottom w:val="none" w:sz="0" w:space="0" w:color="auto"/>
            <w:right w:val="none" w:sz="0" w:space="0" w:color="auto"/>
          </w:divBdr>
        </w:div>
        <w:div w:id="629242415">
          <w:marLeft w:val="640"/>
          <w:marRight w:val="0"/>
          <w:marTop w:val="0"/>
          <w:marBottom w:val="0"/>
          <w:divBdr>
            <w:top w:val="none" w:sz="0" w:space="0" w:color="auto"/>
            <w:left w:val="none" w:sz="0" w:space="0" w:color="auto"/>
            <w:bottom w:val="none" w:sz="0" w:space="0" w:color="auto"/>
            <w:right w:val="none" w:sz="0" w:space="0" w:color="auto"/>
          </w:divBdr>
        </w:div>
        <w:div w:id="391513153">
          <w:marLeft w:val="640"/>
          <w:marRight w:val="0"/>
          <w:marTop w:val="0"/>
          <w:marBottom w:val="0"/>
          <w:divBdr>
            <w:top w:val="none" w:sz="0" w:space="0" w:color="auto"/>
            <w:left w:val="none" w:sz="0" w:space="0" w:color="auto"/>
            <w:bottom w:val="none" w:sz="0" w:space="0" w:color="auto"/>
            <w:right w:val="none" w:sz="0" w:space="0" w:color="auto"/>
          </w:divBdr>
        </w:div>
        <w:div w:id="950090388">
          <w:marLeft w:val="640"/>
          <w:marRight w:val="0"/>
          <w:marTop w:val="0"/>
          <w:marBottom w:val="0"/>
          <w:divBdr>
            <w:top w:val="none" w:sz="0" w:space="0" w:color="auto"/>
            <w:left w:val="none" w:sz="0" w:space="0" w:color="auto"/>
            <w:bottom w:val="none" w:sz="0" w:space="0" w:color="auto"/>
            <w:right w:val="none" w:sz="0" w:space="0" w:color="auto"/>
          </w:divBdr>
        </w:div>
        <w:div w:id="1595287143">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660738497">
          <w:marLeft w:val="640"/>
          <w:marRight w:val="0"/>
          <w:marTop w:val="0"/>
          <w:marBottom w:val="0"/>
          <w:divBdr>
            <w:top w:val="none" w:sz="0" w:space="0" w:color="auto"/>
            <w:left w:val="none" w:sz="0" w:space="0" w:color="auto"/>
            <w:bottom w:val="none" w:sz="0" w:space="0" w:color="auto"/>
            <w:right w:val="none" w:sz="0" w:space="0" w:color="auto"/>
          </w:divBdr>
        </w:div>
        <w:div w:id="651325643">
          <w:marLeft w:val="640"/>
          <w:marRight w:val="0"/>
          <w:marTop w:val="0"/>
          <w:marBottom w:val="0"/>
          <w:divBdr>
            <w:top w:val="none" w:sz="0" w:space="0" w:color="auto"/>
            <w:left w:val="none" w:sz="0" w:space="0" w:color="auto"/>
            <w:bottom w:val="none" w:sz="0" w:space="0" w:color="auto"/>
            <w:right w:val="none" w:sz="0" w:space="0" w:color="auto"/>
          </w:divBdr>
        </w:div>
        <w:div w:id="1268468133">
          <w:marLeft w:val="640"/>
          <w:marRight w:val="0"/>
          <w:marTop w:val="0"/>
          <w:marBottom w:val="0"/>
          <w:divBdr>
            <w:top w:val="none" w:sz="0" w:space="0" w:color="auto"/>
            <w:left w:val="none" w:sz="0" w:space="0" w:color="auto"/>
            <w:bottom w:val="none" w:sz="0" w:space="0" w:color="auto"/>
            <w:right w:val="none" w:sz="0" w:space="0" w:color="auto"/>
          </w:divBdr>
        </w:div>
        <w:div w:id="1647127227">
          <w:marLeft w:val="640"/>
          <w:marRight w:val="0"/>
          <w:marTop w:val="0"/>
          <w:marBottom w:val="0"/>
          <w:divBdr>
            <w:top w:val="none" w:sz="0" w:space="0" w:color="auto"/>
            <w:left w:val="none" w:sz="0" w:space="0" w:color="auto"/>
            <w:bottom w:val="none" w:sz="0" w:space="0" w:color="auto"/>
            <w:right w:val="none" w:sz="0" w:space="0" w:color="auto"/>
          </w:divBdr>
        </w:div>
        <w:div w:id="1846094158">
          <w:marLeft w:val="640"/>
          <w:marRight w:val="0"/>
          <w:marTop w:val="0"/>
          <w:marBottom w:val="0"/>
          <w:divBdr>
            <w:top w:val="none" w:sz="0" w:space="0" w:color="auto"/>
            <w:left w:val="none" w:sz="0" w:space="0" w:color="auto"/>
            <w:bottom w:val="none" w:sz="0" w:space="0" w:color="auto"/>
            <w:right w:val="none" w:sz="0" w:space="0" w:color="auto"/>
          </w:divBdr>
        </w:div>
        <w:div w:id="691689209">
          <w:marLeft w:val="640"/>
          <w:marRight w:val="0"/>
          <w:marTop w:val="0"/>
          <w:marBottom w:val="0"/>
          <w:divBdr>
            <w:top w:val="none" w:sz="0" w:space="0" w:color="auto"/>
            <w:left w:val="none" w:sz="0" w:space="0" w:color="auto"/>
            <w:bottom w:val="none" w:sz="0" w:space="0" w:color="auto"/>
            <w:right w:val="none" w:sz="0" w:space="0" w:color="auto"/>
          </w:divBdr>
        </w:div>
      </w:divsChild>
    </w:div>
    <w:div w:id="801315075">
      <w:bodyDiv w:val="1"/>
      <w:marLeft w:val="0"/>
      <w:marRight w:val="0"/>
      <w:marTop w:val="0"/>
      <w:marBottom w:val="0"/>
      <w:divBdr>
        <w:top w:val="none" w:sz="0" w:space="0" w:color="auto"/>
        <w:left w:val="none" w:sz="0" w:space="0" w:color="auto"/>
        <w:bottom w:val="none" w:sz="0" w:space="0" w:color="auto"/>
        <w:right w:val="none" w:sz="0" w:space="0" w:color="auto"/>
      </w:divBdr>
      <w:divsChild>
        <w:div w:id="1191601470">
          <w:marLeft w:val="640"/>
          <w:marRight w:val="0"/>
          <w:marTop w:val="0"/>
          <w:marBottom w:val="0"/>
          <w:divBdr>
            <w:top w:val="none" w:sz="0" w:space="0" w:color="auto"/>
            <w:left w:val="none" w:sz="0" w:space="0" w:color="auto"/>
            <w:bottom w:val="none" w:sz="0" w:space="0" w:color="auto"/>
            <w:right w:val="none" w:sz="0" w:space="0" w:color="auto"/>
          </w:divBdr>
        </w:div>
      </w:divsChild>
    </w:div>
    <w:div w:id="830874864">
      <w:bodyDiv w:val="1"/>
      <w:marLeft w:val="0"/>
      <w:marRight w:val="0"/>
      <w:marTop w:val="0"/>
      <w:marBottom w:val="0"/>
      <w:divBdr>
        <w:top w:val="none" w:sz="0" w:space="0" w:color="auto"/>
        <w:left w:val="none" w:sz="0" w:space="0" w:color="auto"/>
        <w:bottom w:val="none" w:sz="0" w:space="0" w:color="auto"/>
        <w:right w:val="none" w:sz="0" w:space="0" w:color="auto"/>
      </w:divBdr>
      <w:divsChild>
        <w:div w:id="1852795201">
          <w:marLeft w:val="640"/>
          <w:marRight w:val="0"/>
          <w:marTop w:val="0"/>
          <w:marBottom w:val="0"/>
          <w:divBdr>
            <w:top w:val="none" w:sz="0" w:space="0" w:color="auto"/>
            <w:left w:val="none" w:sz="0" w:space="0" w:color="auto"/>
            <w:bottom w:val="none" w:sz="0" w:space="0" w:color="auto"/>
            <w:right w:val="none" w:sz="0" w:space="0" w:color="auto"/>
          </w:divBdr>
        </w:div>
        <w:div w:id="265968497">
          <w:marLeft w:val="640"/>
          <w:marRight w:val="0"/>
          <w:marTop w:val="0"/>
          <w:marBottom w:val="0"/>
          <w:divBdr>
            <w:top w:val="none" w:sz="0" w:space="0" w:color="auto"/>
            <w:left w:val="none" w:sz="0" w:space="0" w:color="auto"/>
            <w:bottom w:val="none" w:sz="0" w:space="0" w:color="auto"/>
            <w:right w:val="none" w:sz="0" w:space="0" w:color="auto"/>
          </w:divBdr>
        </w:div>
        <w:div w:id="479156782">
          <w:marLeft w:val="640"/>
          <w:marRight w:val="0"/>
          <w:marTop w:val="0"/>
          <w:marBottom w:val="0"/>
          <w:divBdr>
            <w:top w:val="none" w:sz="0" w:space="0" w:color="auto"/>
            <w:left w:val="none" w:sz="0" w:space="0" w:color="auto"/>
            <w:bottom w:val="none" w:sz="0" w:space="0" w:color="auto"/>
            <w:right w:val="none" w:sz="0" w:space="0" w:color="auto"/>
          </w:divBdr>
        </w:div>
        <w:div w:id="1114255299">
          <w:marLeft w:val="640"/>
          <w:marRight w:val="0"/>
          <w:marTop w:val="0"/>
          <w:marBottom w:val="0"/>
          <w:divBdr>
            <w:top w:val="none" w:sz="0" w:space="0" w:color="auto"/>
            <w:left w:val="none" w:sz="0" w:space="0" w:color="auto"/>
            <w:bottom w:val="none" w:sz="0" w:space="0" w:color="auto"/>
            <w:right w:val="none" w:sz="0" w:space="0" w:color="auto"/>
          </w:divBdr>
        </w:div>
        <w:div w:id="1672221321">
          <w:marLeft w:val="640"/>
          <w:marRight w:val="0"/>
          <w:marTop w:val="0"/>
          <w:marBottom w:val="0"/>
          <w:divBdr>
            <w:top w:val="none" w:sz="0" w:space="0" w:color="auto"/>
            <w:left w:val="none" w:sz="0" w:space="0" w:color="auto"/>
            <w:bottom w:val="none" w:sz="0" w:space="0" w:color="auto"/>
            <w:right w:val="none" w:sz="0" w:space="0" w:color="auto"/>
          </w:divBdr>
        </w:div>
        <w:div w:id="574049139">
          <w:marLeft w:val="640"/>
          <w:marRight w:val="0"/>
          <w:marTop w:val="0"/>
          <w:marBottom w:val="0"/>
          <w:divBdr>
            <w:top w:val="none" w:sz="0" w:space="0" w:color="auto"/>
            <w:left w:val="none" w:sz="0" w:space="0" w:color="auto"/>
            <w:bottom w:val="none" w:sz="0" w:space="0" w:color="auto"/>
            <w:right w:val="none" w:sz="0" w:space="0" w:color="auto"/>
          </w:divBdr>
        </w:div>
        <w:div w:id="264268149">
          <w:marLeft w:val="640"/>
          <w:marRight w:val="0"/>
          <w:marTop w:val="0"/>
          <w:marBottom w:val="0"/>
          <w:divBdr>
            <w:top w:val="none" w:sz="0" w:space="0" w:color="auto"/>
            <w:left w:val="none" w:sz="0" w:space="0" w:color="auto"/>
            <w:bottom w:val="none" w:sz="0" w:space="0" w:color="auto"/>
            <w:right w:val="none" w:sz="0" w:space="0" w:color="auto"/>
          </w:divBdr>
        </w:div>
        <w:div w:id="1402094261">
          <w:marLeft w:val="640"/>
          <w:marRight w:val="0"/>
          <w:marTop w:val="0"/>
          <w:marBottom w:val="0"/>
          <w:divBdr>
            <w:top w:val="none" w:sz="0" w:space="0" w:color="auto"/>
            <w:left w:val="none" w:sz="0" w:space="0" w:color="auto"/>
            <w:bottom w:val="none" w:sz="0" w:space="0" w:color="auto"/>
            <w:right w:val="none" w:sz="0" w:space="0" w:color="auto"/>
          </w:divBdr>
        </w:div>
        <w:div w:id="650133168">
          <w:marLeft w:val="640"/>
          <w:marRight w:val="0"/>
          <w:marTop w:val="0"/>
          <w:marBottom w:val="0"/>
          <w:divBdr>
            <w:top w:val="none" w:sz="0" w:space="0" w:color="auto"/>
            <w:left w:val="none" w:sz="0" w:space="0" w:color="auto"/>
            <w:bottom w:val="none" w:sz="0" w:space="0" w:color="auto"/>
            <w:right w:val="none" w:sz="0" w:space="0" w:color="auto"/>
          </w:divBdr>
        </w:div>
        <w:div w:id="1861115669">
          <w:marLeft w:val="640"/>
          <w:marRight w:val="0"/>
          <w:marTop w:val="0"/>
          <w:marBottom w:val="0"/>
          <w:divBdr>
            <w:top w:val="none" w:sz="0" w:space="0" w:color="auto"/>
            <w:left w:val="none" w:sz="0" w:space="0" w:color="auto"/>
            <w:bottom w:val="none" w:sz="0" w:space="0" w:color="auto"/>
            <w:right w:val="none" w:sz="0" w:space="0" w:color="auto"/>
          </w:divBdr>
        </w:div>
        <w:div w:id="1482162717">
          <w:marLeft w:val="640"/>
          <w:marRight w:val="0"/>
          <w:marTop w:val="0"/>
          <w:marBottom w:val="0"/>
          <w:divBdr>
            <w:top w:val="none" w:sz="0" w:space="0" w:color="auto"/>
            <w:left w:val="none" w:sz="0" w:space="0" w:color="auto"/>
            <w:bottom w:val="none" w:sz="0" w:space="0" w:color="auto"/>
            <w:right w:val="none" w:sz="0" w:space="0" w:color="auto"/>
          </w:divBdr>
        </w:div>
        <w:div w:id="287972487">
          <w:marLeft w:val="640"/>
          <w:marRight w:val="0"/>
          <w:marTop w:val="0"/>
          <w:marBottom w:val="0"/>
          <w:divBdr>
            <w:top w:val="none" w:sz="0" w:space="0" w:color="auto"/>
            <w:left w:val="none" w:sz="0" w:space="0" w:color="auto"/>
            <w:bottom w:val="none" w:sz="0" w:space="0" w:color="auto"/>
            <w:right w:val="none" w:sz="0" w:space="0" w:color="auto"/>
          </w:divBdr>
        </w:div>
        <w:div w:id="1725711762">
          <w:marLeft w:val="640"/>
          <w:marRight w:val="0"/>
          <w:marTop w:val="0"/>
          <w:marBottom w:val="0"/>
          <w:divBdr>
            <w:top w:val="none" w:sz="0" w:space="0" w:color="auto"/>
            <w:left w:val="none" w:sz="0" w:space="0" w:color="auto"/>
            <w:bottom w:val="none" w:sz="0" w:space="0" w:color="auto"/>
            <w:right w:val="none" w:sz="0" w:space="0" w:color="auto"/>
          </w:divBdr>
        </w:div>
        <w:div w:id="46299608">
          <w:marLeft w:val="640"/>
          <w:marRight w:val="0"/>
          <w:marTop w:val="0"/>
          <w:marBottom w:val="0"/>
          <w:divBdr>
            <w:top w:val="none" w:sz="0" w:space="0" w:color="auto"/>
            <w:left w:val="none" w:sz="0" w:space="0" w:color="auto"/>
            <w:bottom w:val="none" w:sz="0" w:space="0" w:color="auto"/>
            <w:right w:val="none" w:sz="0" w:space="0" w:color="auto"/>
          </w:divBdr>
        </w:div>
        <w:div w:id="299655128">
          <w:marLeft w:val="640"/>
          <w:marRight w:val="0"/>
          <w:marTop w:val="0"/>
          <w:marBottom w:val="0"/>
          <w:divBdr>
            <w:top w:val="none" w:sz="0" w:space="0" w:color="auto"/>
            <w:left w:val="none" w:sz="0" w:space="0" w:color="auto"/>
            <w:bottom w:val="none" w:sz="0" w:space="0" w:color="auto"/>
            <w:right w:val="none" w:sz="0" w:space="0" w:color="auto"/>
          </w:divBdr>
        </w:div>
        <w:div w:id="1969629611">
          <w:marLeft w:val="640"/>
          <w:marRight w:val="0"/>
          <w:marTop w:val="0"/>
          <w:marBottom w:val="0"/>
          <w:divBdr>
            <w:top w:val="none" w:sz="0" w:space="0" w:color="auto"/>
            <w:left w:val="none" w:sz="0" w:space="0" w:color="auto"/>
            <w:bottom w:val="none" w:sz="0" w:space="0" w:color="auto"/>
            <w:right w:val="none" w:sz="0" w:space="0" w:color="auto"/>
          </w:divBdr>
        </w:div>
        <w:div w:id="470639890">
          <w:marLeft w:val="640"/>
          <w:marRight w:val="0"/>
          <w:marTop w:val="0"/>
          <w:marBottom w:val="0"/>
          <w:divBdr>
            <w:top w:val="none" w:sz="0" w:space="0" w:color="auto"/>
            <w:left w:val="none" w:sz="0" w:space="0" w:color="auto"/>
            <w:bottom w:val="none" w:sz="0" w:space="0" w:color="auto"/>
            <w:right w:val="none" w:sz="0" w:space="0" w:color="auto"/>
          </w:divBdr>
        </w:div>
        <w:div w:id="34237859">
          <w:marLeft w:val="640"/>
          <w:marRight w:val="0"/>
          <w:marTop w:val="0"/>
          <w:marBottom w:val="0"/>
          <w:divBdr>
            <w:top w:val="none" w:sz="0" w:space="0" w:color="auto"/>
            <w:left w:val="none" w:sz="0" w:space="0" w:color="auto"/>
            <w:bottom w:val="none" w:sz="0" w:space="0" w:color="auto"/>
            <w:right w:val="none" w:sz="0" w:space="0" w:color="auto"/>
          </w:divBdr>
        </w:div>
        <w:div w:id="999769002">
          <w:marLeft w:val="640"/>
          <w:marRight w:val="0"/>
          <w:marTop w:val="0"/>
          <w:marBottom w:val="0"/>
          <w:divBdr>
            <w:top w:val="none" w:sz="0" w:space="0" w:color="auto"/>
            <w:left w:val="none" w:sz="0" w:space="0" w:color="auto"/>
            <w:bottom w:val="none" w:sz="0" w:space="0" w:color="auto"/>
            <w:right w:val="none" w:sz="0" w:space="0" w:color="auto"/>
          </w:divBdr>
        </w:div>
        <w:div w:id="1877157168">
          <w:marLeft w:val="640"/>
          <w:marRight w:val="0"/>
          <w:marTop w:val="0"/>
          <w:marBottom w:val="0"/>
          <w:divBdr>
            <w:top w:val="none" w:sz="0" w:space="0" w:color="auto"/>
            <w:left w:val="none" w:sz="0" w:space="0" w:color="auto"/>
            <w:bottom w:val="none" w:sz="0" w:space="0" w:color="auto"/>
            <w:right w:val="none" w:sz="0" w:space="0" w:color="auto"/>
          </w:divBdr>
        </w:div>
        <w:div w:id="1204640132">
          <w:marLeft w:val="640"/>
          <w:marRight w:val="0"/>
          <w:marTop w:val="0"/>
          <w:marBottom w:val="0"/>
          <w:divBdr>
            <w:top w:val="none" w:sz="0" w:space="0" w:color="auto"/>
            <w:left w:val="none" w:sz="0" w:space="0" w:color="auto"/>
            <w:bottom w:val="none" w:sz="0" w:space="0" w:color="auto"/>
            <w:right w:val="none" w:sz="0" w:space="0" w:color="auto"/>
          </w:divBdr>
        </w:div>
      </w:divsChild>
    </w:div>
    <w:div w:id="855659183">
      <w:bodyDiv w:val="1"/>
      <w:marLeft w:val="0"/>
      <w:marRight w:val="0"/>
      <w:marTop w:val="0"/>
      <w:marBottom w:val="0"/>
      <w:divBdr>
        <w:top w:val="none" w:sz="0" w:space="0" w:color="auto"/>
        <w:left w:val="none" w:sz="0" w:space="0" w:color="auto"/>
        <w:bottom w:val="none" w:sz="0" w:space="0" w:color="auto"/>
        <w:right w:val="none" w:sz="0" w:space="0" w:color="auto"/>
      </w:divBdr>
      <w:divsChild>
        <w:div w:id="782698715">
          <w:marLeft w:val="640"/>
          <w:marRight w:val="0"/>
          <w:marTop w:val="0"/>
          <w:marBottom w:val="0"/>
          <w:divBdr>
            <w:top w:val="none" w:sz="0" w:space="0" w:color="auto"/>
            <w:left w:val="none" w:sz="0" w:space="0" w:color="auto"/>
            <w:bottom w:val="none" w:sz="0" w:space="0" w:color="auto"/>
            <w:right w:val="none" w:sz="0" w:space="0" w:color="auto"/>
          </w:divBdr>
        </w:div>
        <w:div w:id="851457192">
          <w:marLeft w:val="640"/>
          <w:marRight w:val="0"/>
          <w:marTop w:val="0"/>
          <w:marBottom w:val="0"/>
          <w:divBdr>
            <w:top w:val="none" w:sz="0" w:space="0" w:color="auto"/>
            <w:left w:val="none" w:sz="0" w:space="0" w:color="auto"/>
            <w:bottom w:val="none" w:sz="0" w:space="0" w:color="auto"/>
            <w:right w:val="none" w:sz="0" w:space="0" w:color="auto"/>
          </w:divBdr>
        </w:div>
        <w:div w:id="438524508">
          <w:marLeft w:val="640"/>
          <w:marRight w:val="0"/>
          <w:marTop w:val="0"/>
          <w:marBottom w:val="0"/>
          <w:divBdr>
            <w:top w:val="none" w:sz="0" w:space="0" w:color="auto"/>
            <w:left w:val="none" w:sz="0" w:space="0" w:color="auto"/>
            <w:bottom w:val="none" w:sz="0" w:space="0" w:color="auto"/>
            <w:right w:val="none" w:sz="0" w:space="0" w:color="auto"/>
          </w:divBdr>
        </w:div>
        <w:div w:id="250741673">
          <w:marLeft w:val="640"/>
          <w:marRight w:val="0"/>
          <w:marTop w:val="0"/>
          <w:marBottom w:val="0"/>
          <w:divBdr>
            <w:top w:val="none" w:sz="0" w:space="0" w:color="auto"/>
            <w:left w:val="none" w:sz="0" w:space="0" w:color="auto"/>
            <w:bottom w:val="none" w:sz="0" w:space="0" w:color="auto"/>
            <w:right w:val="none" w:sz="0" w:space="0" w:color="auto"/>
          </w:divBdr>
        </w:div>
        <w:div w:id="1801026123">
          <w:marLeft w:val="640"/>
          <w:marRight w:val="0"/>
          <w:marTop w:val="0"/>
          <w:marBottom w:val="0"/>
          <w:divBdr>
            <w:top w:val="none" w:sz="0" w:space="0" w:color="auto"/>
            <w:left w:val="none" w:sz="0" w:space="0" w:color="auto"/>
            <w:bottom w:val="none" w:sz="0" w:space="0" w:color="auto"/>
            <w:right w:val="none" w:sz="0" w:space="0" w:color="auto"/>
          </w:divBdr>
        </w:div>
      </w:divsChild>
    </w:div>
    <w:div w:id="939414096">
      <w:bodyDiv w:val="1"/>
      <w:marLeft w:val="0"/>
      <w:marRight w:val="0"/>
      <w:marTop w:val="0"/>
      <w:marBottom w:val="0"/>
      <w:divBdr>
        <w:top w:val="none" w:sz="0" w:space="0" w:color="auto"/>
        <w:left w:val="none" w:sz="0" w:space="0" w:color="auto"/>
        <w:bottom w:val="none" w:sz="0" w:space="0" w:color="auto"/>
        <w:right w:val="none" w:sz="0" w:space="0" w:color="auto"/>
      </w:divBdr>
      <w:divsChild>
        <w:div w:id="1452356940">
          <w:marLeft w:val="640"/>
          <w:marRight w:val="0"/>
          <w:marTop w:val="0"/>
          <w:marBottom w:val="0"/>
          <w:divBdr>
            <w:top w:val="none" w:sz="0" w:space="0" w:color="auto"/>
            <w:left w:val="none" w:sz="0" w:space="0" w:color="auto"/>
            <w:bottom w:val="none" w:sz="0" w:space="0" w:color="auto"/>
            <w:right w:val="none" w:sz="0" w:space="0" w:color="auto"/>
          </w:divBdr>
        </w:div>
        <w:div w:id="833303758">
          <w:marLeft w:val="640"/>
          <w:marRight w:val="0"/>
          <w:marTop w:val="0"/>
          <w:marBottom w:val="0"/>
          <w:divBdr>
            <w:top w:val="none" w:sz="0" w:space="0" w:color="auto"/>
            <w:left w:val="none" w:sz="0" w:space="0" w:color="auto"/>
            <w:bottom w:val="none" w:sz="0" w:space="0" w:color="auto"/>
            <w:right w:val="none" w:sz="0" w:space="0" w:color="auto"/>
          </w:divBdr>
        </w:div>
        <w:div w:id="1813212765">
          <w:marLeft w:val="640"/>
          <w:marRight w:val="0"/>
          <w:marTop w:val="0"/>
          <w:marBottom w:val="0"/>
          <w:divBdr>
            <w:top w:val="none" w:sz="0" w:space="0" w:color="auto"/>
            <w:left w:val="none" w:sz="0" w:space="0" w:color="auto"/>
            <w:bottom w:val="none" w:sz="0" w:space="0" w:color="auto"/>
            <w:right w:val="none" w:sz="0" w:space="0" w:color="auto"/>
          </w:divBdr>
        </w:div>
        <w:div w:id="7634505">
          <w:marLeft w:val="640"/>
          <w:marRight w:val="0"/>
          <w:marTop w:val="0"/>
          <w:marBottom w:val="0"/>
          <w:divBdr>
            <w:top w:val="none" w:sz="0" w:space="0" w:color="auto"/>
            <w:left w:val="none" w:sz="0" w:space="0" w:color="auto"/>
            <w:bottom w:val="none" w:sz="0" w:space="0" w:color="auto"/>
            <w:right w:val="none" w:sz="0" w:space="0" w:color="auto"/>
          </w:divBdr>
        </w:div>
        <w:div w:id="1504585842">
          <w:marLeft w:val="640"/>
          <w:marRight w:val="0"/>
          <w:marTop w:val="0"/>
          <w:marBottom w:val="0"/>
          <w:divBdr>
            <w:top w:val="none" w:sz="0" w:space="0" w:color="auto"/>
            <w:left w:val="none" w:sz="0" w:space="0" w:color="auto"/>
            <w:bottom w:val="none" w:sz="0" w:space="0" w:color="auto"/>
            <w:right w:val="none" w:sz="0" w:space="0" w:color="auto"/>
          </w:divBdr>
        </w:div>
        <w:div w:id="589385841">
          <w:marLeft w:val="640"/>
          <w:marRight w:val="0"/>
          <w:marTop w:val="0"/>
          <w:marBottom w:val="0"/>
          <w:divBdr>
            <w:top w:val="none" w:sz="0" w:space="0" w:color="auto"/>
            <w:left w:val="none" w:sz="0" w:space="0" w:color="auto"/>
            <w:bottom w:val="none" w:sz="0" w:space="0" w:color="auto"/>
            <w:right w:val="none" w:sz="0" w:space="0" w:color="auto"/>
          </w:divBdr>
        </w:div>
        <w:div w:id="802309879">
          <w:marLeft w:val="640"/>
          <w:marRight w:val="0"/>
          <w:marTop w:val="0"/>
          <w:marBottom w:val="0"/>
          <w:divBdr>
            <w:top w:val="none" w:sz="0" w:space="0" w:color="auto"/>
            <w:left w:val="none" w:sz="0" w:space="0" w:color="auto"/>
            <w:bottom w:val="none" w:sz="0" w:space="0" w:color="auto"/>
            <w:right w:val="none" w:sz="0" w:space="0" w:color="auto"/>
          </w:divBdr>
        </w:div>
        <w:div w:id="527252907">
          <w:marLeft w:val="640"/>
          <w:marRight w:val="0"/>
          <w:marTop w:val="0"/>
          <w:marBottom w:val="0"/>
          <w:divBdr>
            <w:top w:val="none" w:sz="0" w:space="0" w:color="auto"/>
            <w:left w:val="none" w:sz="0" w:space="0" w:color="auto"/>
            <w:bottom w:val="none" w:sz="0" w:space="0" w:color="auto"/>
            <w:right w:val="none" w:sz="0" w:space="0" w:color="auto"/>
          </w:divBdr>
        </w:div>
        <w:div w:id="1430539666">
          <w:marLeft w:val="640"/>
          <w:marRight w:val="0"/>
          <w:marTop w:val="0"/>
          <w:marBottom w:val="0"/>
          <w:divBdr>
            <w:top w:val="none" w:sz="0" w:space="0" w:color="auto"/>
            <w:left w:val="none" w:sz="0" w:space="0" w:color="auto"/>
            <w:bottom w:val="none" w:sz="0" w:space="0" w:color="auto"/>
            <w:right w:val="none" w:sz="0" w:space="0" w:color="auto"/>
          </w:divBdr>
        </w:div>
        <w:div w:id="1906180815">
          <w:marLeft w:val="640"/>
          <w:marRight w:val="0"/>
          <w:marTop w:val="0"/>
          <w:marBottom w:val="0"/>
          <w:divBdr>
            <w:top w:val="none" w:sz="0" w:space="0" w:color="auto"/>
            <w:left w:val="none" w:sz="0" w:space="0" w:color="auto"/>
            <w:bottom w:val="none" w:sz="0" w:space="0" w:color="auto"/>
            <w:right w:val="none" w:sz="0" w:space="0" w:color="auto"/>
          </w:divBdr>
        </w:div>
      </w:divsChild>
    </w:div>
    <w:div w:id="939725462">
      <w:bodyDiv w:val="1"/>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640"/>
          <w:marRight w:val="0"/>
          <w:marTop w:val="0"/>
          <w:marBottom w:val="0"/>
          <w:divBdr>
            <w:top w:val="none" w:sz="0" w:space="0" w:color="auto"/>
            <w:left w:val="none" w:sz="0" w:space="0" w:color="auto"/>
            <w:bottom w:val="none" w:sz="0" w:space="0" w:color="auto"/>
            <w:right w:val="none" w:sz="0" w:space="0" w:color="auto"/>
          </w:divBdr>
        </w:div>
        <w:div w:id="1436903356">
          <w:marLeft w:val="640"/>
          <w:marRight w:val="0"/>
          <w:marTop w:val="0"/>
          <w:marBottom w:val="0"/>
          <w:divBdr>
            <w:top w:val="none" w:sz="0" w:space="0" w:color="auto"/>
            <w:left w:val="none" w:sz="0" w:space="0" w:color="auto"/>
            <w:bottom w:val="none" w:sz="0" w:space="0" w:color="auto"/>
            <w:right w:val="none" w:sz="0" w:space="0" w:color="auto"/>
          </w:divBdr>
        </w:div>
      </w:divsChild>
    </w:div>
    <w:div w:id="939795148">
      <w:bodyDiv w:val="1"/>
      <w:marLeft w:val="0"/>
      <w:marRight w:val="0"/>
      <w:marTop w:val="0"/>
      <w:marBottom w:val="0"/>
      <w:divBdr>
        <w:top w:val="none" w:sz="0" w:space="0" w:color="auto"/>
        <w:left w:val="none" w:sz="0" w:space="0" w:color="auto"/>
        <w:bottom w:val="none" w:sz="0" w:space="0" w:color="auto"/>
        <w:right w:val="none" w:sz="0" w:space="0" w:color="auto"/>
      </w:divBdr>
      <w:divsChild>
        <w:div w:id="1803690043">
          <w:marLeft w:val="640"/>
          <w:marRight w:val="0"/>
          <w:marTop w:val="0"/>
          <w:marBottom w:val="0"/>
          <w:divBdr>
            <w:top w:val="none" w:sz="0" w:space="0" w:color="auto"/>
            <w:left w:val="none" w:sz="0" w:space="0" w:color="auto"/>
            <w:bottom w:val="none" w:sz="0" w:space="0" w:color="auto"/>
            <w:right w:val="none" w:sz="0" w:space="0" w:color="auto"/>
          </w:divBdr>
        </w:div>
        <w:div w:id="2048215300">
          <w:marLeft w:val="640"/>
          <w:marRight w:val="0"/>
          <w:marTop w:val="0"/>
          <w:marBottom w:val="0"/>
          <w:divBdr>
            <w:top w:val="none" w:sz="0" w:space="0" w:color="auto"/>
            <w:left w:val="none" w:sz="0" w:space="0" w:color="auto"/>
            <w:bottom w:val="none" w:sz="0" w:space="0" w:color="auto"/>
            <w:right w:val="none" w:sz="0" w:space="0" w:color="auto"/>
          </w:divBdr>
        </w:div>
        <w:div w:id="778791155">
          <w:marLeft w:val="640"/>
          <w:marRight w:val="0"/>
          <w:marTop w:val="0"/>
          <w:marBottom w:val="0"/>
          <w:divBdr>
            <w:top w:val="none" w:sz="0" w:space="0" w:color="auto"/>
            <w:left w:val="none" w:sz="0" w:space="0" w:color="auto"/>
            <w:bottom w:val="none" w:sz="0" w:space="0" w:color="auto"/>
            <w:right w:val="none" w:sz="0" w:space="0" w:color="auto"/>
          </w:divBdr>
        </w:div>
        <w:div w:id="1497762824">
          <w:marLeft w:val="640"/>
          <w:marRight w:val="0"/>
          <w:marTop w:val="0"/>
          <w:marBottom w:val="0"/>
          <w:divBdr>
            <w:top w:val="none" w:sz="0" w:space="0" w:color="auto"/>
            <w:left w:val="none" w:sz="0" w:space="0" w:color="auto"/>
            <w:bottom w:val="none" w:sz="0" w:space="0" w:color="auto"/>
            <w:right w:val="none" w:sz="0" w:space="0" w:color="auto"/>
          </w:divBdr>
        </w:div>
        <w:div w:id="636111249">
          <w:marLeft w:val="640"/>
          <w:marRight w:val="0"/>
          <w:marTop w:val="0"/>
          <w:marBottom w:val="0"/>
          <w:divBdr>
            <w:top w:val="none" w:sz="0" w:space="0" w:color="auto"/>
            <w:left w:val="none" w:sz="0" w:space="0" w:color="auto"/>
            <w:bottom w:val="none" w:sz="0" w:space="0" w:color="auto"/>
            <w:right w:val="none" w:sz="0" w:space="0" w:color="auto"/>
          </w:divBdr>
        </w:div>
        <w:div w:id="1853841522">
          <w:marLeft w:val="640"/>
          <w:marRight w:val="0"/>
          <w:marTop w:val="0"/>
          <w:marBottom w:val="0"/>
          <w:divBdr>
            <w:top w:val="none" w:sz="0" w:space="0" w:color="auto"/>
            <w:left w:val="none" w:sz="0" w:space="0" w:color="auto"/>
            <w:bottom w:val="none" w:sz="0" w:space="0" w:color="auto"/>
            <w:right w:val="none" w:sz="0" w:space="0" w:color="auto"/>
          </w:divBdr>
        </w:div>
        <w:div w:id="530151854">
          <w:marLeft w:val="640"/>
          <w:marRight w:val="0"/>
          <w:marTop w:val="0"/>
          <w:marBottom w:val="0"/>
          <w:divBdr>
            <w:top w:val="none" w:sz="0" w:space="0" w:color="auto"/>
            <w:left w:val="none" w:sz="0" w:space="0" w:color="auto"/>
            <w:bottom w:val="none" w:sz="0" w:space="0" w:color="auto"/>
            <w:right w:val="none" w:sz="0" w:space="0" w:color="auto"/>
          </w:divBdr>
        </w:div>
        <w:div w:id="614294010">
          <w:marLeft w:val="640"/>
          <w:marRight w:val="0"/>
          <w:marTop w:val="0"/>
          <w:marBottom w:val="0"/>
          <w:divBdr>
            <w:top w:val="none" w:sz="0" w:space="0" w:color="auto"/>
            <w:left w:val="none" w:sz="0" w:space="0" w:color="auto"/>
            <w:bottom w:val="none" w:sz="0" w:space="0" w:color="auto"/>
            <w:right w:val="none" w:sz="0" w:space="0" w:color="auto"/>
          </w:divBdr>
        </w:div>
        <w:div w:id="1448084956">
          <w:marLeft w:val="640"/>
          <w:marRight w:val="0"/>
          <w:marTop w:val="0"/>
          <w:marBottom w:val="0"/>
          <w:divBdr>
            <w:top w:val="none" w:sz="0" w:space="0" w:color="auto"/>
            <w:left w:val="none" w:sz="0" w:space="0" w:color="auto"/>
            <w:bottom w:val="none" w:sz="0" w:space="0" w:color="auto"/>
            <w:right w:val="none" w:sz="0" w:space="0" w:color="auto"/>
          </w:divBdr>
        </w:div>
        <w:div w:id="1238783528">
          <w:marLeft w:val="640"/>
          <w:marRight w:val="0"/>
          <w:marTop w:val="0"/>
          <w:marBottom w:val="0"/>
          <w:divBdr>
            <w:top w:val="none" w:sz="0" w:space="0" w:color="auto"/>
            <w:left w:val="none" w:sz="0" w:space="0" w:color="auto"/>
            <w:bottom w:val="none" w:sz="0" w:space="0" w:color="auto"/>
            <w:right w:val="none" w:sz="0" w:space="0" w:color="auto"/>
          </w:divBdr>
        </w:div>
        <w:div w:id="1621498676">
          <w:marLeft w:val="640"/>
          <w:marRight w:val="0"/>
          <w:marTop w:val="0"/>
          <w:marBottom w:val="0"/>
          <w:divBdr>
            <w:top w:val="none" w:sz="0" w:space="0" w:color="auto"/>
            <w:left w:val="none" w:sz="0" w:space="0" w:color="auto"/>
            <w:bottom w:val="none" w:sz="0" w:space="0" w:color="auto"/>
            <w:right w:val="none" w:sz="0" w:space="0" w:color="auto"/>
          </w:divBdr>
        </w:div>
      </w:divsChild>
    </w:div>
    <w:div w:id="942801610">
      <w:bodyDiv w:val="1"/>
      <w:marLeft w:val="0"/>
      <w:marRight w:val="0"/>
      <w:marTop w:val="0"/>
      <w:marBottom w:val="0"/>
      <w:divBdr>
        <w:top w:val="none" w:sz="0" w:space="0" w:color="auto"/>
        <w:left w:val="none" w:sz="0" w:space="0" w:color="auto"/>
        <w:bottom w:val="none" w:sz="0" w:space="0" w:color="auto"/>
        <w:right w:val="none" w:sz="0" w:space="0" w:color="auto"/>
      </w:divBdr>
      <w:divsChild>
        <w:div w:id="1883249078">
          <w:marLeft w:val="640"/>
          <w:marRight w:val="0"/>
          <w:marTop w:val="0"/>
          <w:marBottom w:val="0"/>
          <w:divBdr>
            <w:top w:val="none" w:sz="0" w:space="0" w:color="auto"/>
            <w:left w:val="none" w:sz="0" w:space="0" w:color="auto"/>
            <w:bottom w:val="none" w:sz="0" w:space="0" w:color="auto"/>
            <w:right w:val="none" w:sz="0" w:space="0" w:color="auto"/>
          </w:divBdr>
        </w:div>
        <w:div w:id="2089225128">
          <w:marLeft w:val="640"/>
          <w:marRight w:val="0"/>
          <w:marTop w:val="0"/>
          <w:marBottom w:val="0"/>
          <w:divBdr>
            <w:top w:val="none" w:sz="0" w:space="0" w:color="auto"/>
            <w:left w:val="none" w:sz="0" w:space="0" w:color="auto"/>
            <w:bottom w:val="none" w:sz="0" w:space="0" w:color="auto"/>
            <w:right w:val="none" w:sz="0" w:space="0" w:color="auto"/>
          </w:divBdr>
        </w:div>
        <w:div w:id="756563790">
          <w:marLeft w:val="640"/>
          <w:marRight w:val="0"/>
          <w:marTop w:val="0"/>
          <w:marBottom w:val="0"/>
          <w:divBdr>
            <w:top w:val="none" w:sz="0" w:space="0" w:color="auto"/>
            <w:left w:val="none" w:sz="0" w:space="0" w:color="auto"/>
            <w:bottom w:val="none" w:sz="0" w:space="0" w:color="auto"/>
            <w:right w:val="none" w:sz="0" w:space="0" w:color="auto"/>
          </w:divBdr>
        </w:div>
        <w:div w:id="1026642026">
          <w:marLeft w:val="640"/>
          <w:marRight w:val="0"/>
          <w:marTop w:val="0"/>
          <w:marBottom w:val="0"/>
          <w:divBdr>
            <w:top w:val="none" w:sz="0" w:space="0" w:color="auto"/>
            <w:left w:val="none" w:sz="0" w:space="0" w:color="auto"/>
            <w:bottom w:val="none" w:sz="0" w:space="0" w:color="auto"/>
            <w:right w:val="none" w:sz="0" w:space="0" w:color="auto"/>
          </w:divBdr>
        </w:div>
        <w:div w:id="533621227">
          <w:marLeft w:val="640"/>
          <w:marRight w:val="0"/>
          <w:marTop w:val="0"/>
          <w:marBottom w:val="0"/>
          <w:divBdr>
            <w:top w:val="none" w:sz="0" w:space="0" w:color="auto"/>
            <w:left w:val="none" w:sz="0" w:space="0" w:color="auto"/>
            <w:bottom w:val="none" w:sz="0" w:space="0" w:color="auto"/>
            <w:right w:val="none" w:sz="0" w:space="0" w:color="auto"/>
          </w:divBdr>
        </w:div>
        <w:div w:id="1979531414">
          <w:marLeft w:val="640"/>
          <w:marRight w:val="0"/>
          <w:marTop w:val="0"/>
          <w:marBottom w:val="0"/>
          <w:divBdr>
            <w:top w:val="none" w:sz="0" w:space="0" w:color="auto"/>
            <w:left w:val="none" w:sz="0" w:space="0" w:color="auto"/>
            <w:bottom w:val="none" w:sz="0" w:space="0" w:color="auto"/>
            <w:right w:val="none" w:sz="0" w:space="0" w:color="auto"/>
          </w:divBdr>
        </w:div>
        <w:div w:id="1219902486">
          <w:marLeft w:val="640"/>
          <w:marRight w:val="0"/>
          <w:marTop w:val="0"/>
          <w:marBottom w:val="0"/>
          <w:divBdr>
            <w:top w:val="none" w:sz="0" w:space="0" w:color="auto"/>
            <w:left w:val="none" w:sz="0" w:space="0" w:color="auto"/>
            <w:bottom w:val="none" w:sz="0" w:space="0" w:color="auto"/>
            <w:right w:val="none" w:sz="0" w:space="0" w:color="auto"/>
          </w:divBdr>
        </w:div>
        <w:div w:id="995760770">
          <w:marLeft w:val="640"/>
          <w:marRight w:val="0"/>
          <w:marTop w:val="0"/>
          <w:marBottom w:val="0"/>
          <w:divBdr>
            <w:top w:val="none" w:sz="0" w:space="0" w:color="auto"/>
            <w:left w:val="none" w:sz="0" w:space="0" w:color="auto"/>
            <w:bottom w:val="none" w:sz="0" w:space="0" w:color="auto"/>
            <w:right w:val="none" w:sz="0" w:space="0" w:color="auto"/>
          </w:divBdr>
        </w:div>
        <w:div w:id="1824081567">
          <w:marLeft w:val="640"/>
          <w:marRight w:val="0"/>
          <w:marTop w:val="0"/>
          <w:marBottom w:val="0"/>
          <w:divBdr>
            <w:top w:val="none" w:sz="0" w:space="0" w:color="auto"/>
            <w:left w:val="none" w:sz="0" w:space="0" w:color="auto"/>
            <w:bottom w:val="none" w:sz="0" w:space="0" w:color="auto"/>
            <w:right w:val="none" w:sz="0" w:space="0" w:color="auto"/>
          </w:divBdr>
        </w:div>
        <w:div w:id="1452823481">
          <w:marLeft w:val="640"/>
          <w:marRight w:val="0"/>
          <w:marTop w:val="0"/>
          <w:marBottom w:val="0"/>
          <w:divBdr>
            <w:top w:val="none" w:sz="0" w:space="0" w:color="auto"/>
            <w:left w:val="none" w:sz="0" w:space="0" w:color="auto"/>
            <w:bottom w:val="none" w:sz="0" w:space="0" w:color="auto"/>
            <w:right w:val="none" w:sz="0" w:space="0" w:color="auto"/>
          </w:divBdr>
        </w:div>
        <w:div w:id="2120948538">
          <w:marLeft w:val="640"/>
          <w:marRight w:val="0"/>
          <w:marTop w:val="0"/>
          <w:marBottom w:val="0"/>
          <w:divBdr>
            <w:top w:val="none" w:sz="0" w:space="0" w:color="auto"/>
            <w:left w:val="none" w:sz="0" w:space="0" w:color="auto"/>
            <w:bottom w:val="none" w:sz="0" w:space="0" w:color="auto"/>
            <w:right w:val="none" w:sz="0" w:space="0" w:color="auto"/>
          </w:divBdr>
        </w:div>
        <w:div w:id="335576463">
          <w:marLeft w:val="640"/>
          <w:marRight w:val="0"/>
          <w:marTop w:val="0"/>
          <w:marBottom w:val="0"/>
          <w:divBdr>
            <w:top w:val="none" w:sz="0" w:space="0" w:color="auto"/>
            <w:left w:val="none" w:sz="0" w:space="0" w:color="auto"/>
            <w:bottom w:val="none" w:sz="0" w:space="0" w:color="auto"/>
            <w:right w:val="none" w:sz="0" w:space="0" w:color="auto"/>
          </w:divBdr>
        </w:div>
        <w:div w:id="2060395728">
          <w:marLeft w:val="640"/>
          <w:marRight w:val="0"/>
          <w:marTop w:val="0"/>
          <w:marBottom w:val="0"/>
          <w:divBdr>
            <w:top w:val="none" w:sz="0" w:space="0" w:color="auto"/>
            <w:left w:val="none" w:sz="0" w:space="0" w:color="auto"/>
            <w:bottom w:val="none" w:sz="0" w:space="0" w:color="auto"/>
            <w:right w:val="none" w:sz="0" w:space="0" w:color="auto"/>
          </w:divBdr>
        </w:div>
        <w:div w:id="1178424175">
          <w:marLeft w:val="640"/>
          <w:marRight w:val="0"/>
          <w:marTop w:val="0"/>
          <w:marBottom w:val="0"/>
          <w:divBdr>
            <w:top w:val="none" w:sz="0" w:space="0" w:color="auto"/>
            <w:left w:val="none" w:sz="0" w:space="0" w:color="auto"/>
            <w:bottom w:val="none" w:sz="0" w:space="0" w:color="auto"/>
            <w:right w:val="none" w:sz="0" w:space="0" w:color="auto"/>
          </w:divBdr>
        </w:div>
        <w:div w:id="1641963342">
          <w:marLeft w:val="640"/>
          <w:marRight w:val="0"/>
          <w:marTop w:val="0"/>
          <w:marBottom w:val="0"/>
          <w:divBdr>
            <w:top w:val="none" w:sz="0" w:space="0" w:color="auto"/>
            <w:left w:val="none" w:sz="0" w:space="0" w:color="auto"/>
            <w:bottom w:val="none" w:sz="0" w:space="0" w:color="auto"/>
            <w:right w:val="none" w:sz="0" w:space="0" w:color="auto"/>
          </w:divBdr>
        </w:div>
        <w:div w:id="1768885147">
          <w:marLeft w:val="640"/>
          <w:marRight w:val="0"/>
          <w:marTop w:val="0"/>
          <w:marBottom w:val="0"/>
          <w:divBdr>
            <w:top w:val="none" w:sz="0" w:space="0" w:color="auto"/>
            <w:left w:val="none" w:sz="0" w:space="0" w:color="auto"/>
            <w:bottom w:val="none" w:sz="0" w:space="0" w:color="auto"/>
            <w:right w:val="none" w:sz="0" w:space="0" w:color="auto"/>
          </w:divBdr>
        </w:div>
        <w:div w:id="1232764740">
          <w:marLeft w:val="640"/>
          <w:marRight w:val="0"/>
          <w:marTop w:val="0"/>
          <w:marBottom w:val="0"/>
          <w:divBdr>
            <w:top w:val="none" w:sz="0" w:space="0" w:color="auto"/>
            <w:left w:val="none" w:sz="0" w:space="0" w:color="auto"/>
            <w:bottom w:val="none" w:sz="0" w:space="0" w:color="auto"/>
            <w:right w:val="none" w:sz="0" w:space="0" w:color="auto"/>
          </w:divBdr>
        </w:div>
        <w:div w:id="164827239">
          <w:marLeft w:val="640"/>
          <w:marRight w:val="0"/>
          <w:marTop w:val="0"/>
          <w:marBottom w:val="0"/>
          <w:divBdr>
            <w:top w:val="none" w:sz="0" w:space="0" w:color="auto"/>
            <w:left w:val="none" w:sz="0" w:space="0" w:color="auto"/>
            <w:bottom w:val="none" w:sz="0" w:space="0" w:color="auto"/>
            <w:right w:val="none" w:sz="0" w:space="0" w:color="auto"/>
          </w:divBdr>
        </w:div>
        <w:div w:id="1465850263">
          <w:marLeft w:val="640"/>
          <w:marRight w:val="0"/>
          <w:marTop w:val="0"/>
          <w:marBottom w:val="0"/>
          <w:divBdr>
            <w:top w:val="none" w:sz="0" w:space="0" w:color="auto"/>
            <w:left w:val="none" w:sz="0" w:space="0" w:color="auto"/>
            <w:bottom w:val="none" w:sz="0" w:space="0" w:color="auto"/>
            <w:right w:val="none" w:sz="0" w:space="0" w:color="auto"/>
          </w:divBdr>
        </w:div>
        <w:div w:id="1322806703">
          <w:marLeft w:val="640"/>
          <w:marRight w:val="0"/>
          <w:marTop w:val="0"/>
          <w:marBottom w:val="0"/>
          <w:divBdr>
            <w:top w:val="none" w:sz="0" w:space="0" w:color="auto"/>
            <w:left w:val="none" w:sz="0" w:space="0" w:color="auto"/>
            <w:bottom w:val="none" w:sz="0" w:space="0" w:color="auto"/>
            <w:right w:val="none" w:sz="0" w:space="0" w:color="auto"/>
          </w:divBdr>
        </w:div>
        <w:div w:id="146211591">
          <w:marLeft w:val="640"/>
          <w:marRight w:val="0"/>
          <w:marTop w:val="0"/>
          <w:marBottom w:val="0"/>
          <w:divBdr>
            <w:top w:val="none" w:sz="0" w:space="0" w:color="auto"/>
            <w:left w:val="none" w:sz="0" w:space="0" w:color="auto"/>
            <w:bottom w:val="none" w:sz="0" w:space="0" w:color="auto"/>
            <w:right w:val="none" w:sz="0" w:space="0" w:color="auto"/>
          </w:divBdr>
        </w:div>
      </w:divsChild>
    </w:div>
    <w:div w:id="959459587">
      <w:bodyDiv w:val="1"/>
      <w:marLeft w:val="0"/>
      <w:marRight w:val="0"/>
      <w:marTop w:val="0"/>
      <w:marBottom w:val="0"/>
      <w:divBdr>
        <w:top w:val="none" w:sz="0" w:space="0" w:color="auto"/>
        <w:left w:val="none" w:sz="0" w:space="0" w:color="auto"/>
        <w:bottom w:val="none" w:sz="0" w:space="0" w:color="auto"/>
        <w:right w:val="none" w:sz="0" w:space="0" w:color="auto"/>
      </w:divBdr>
      <w:divsChild>
        <w:div w:id="961500953">
          <w:marLeft w:val="640"/>
          <w:marRight w:val="0"/>
          <w:marTop w:val="0"/>
          <w:marBottom w:val="0"/>
          <w:divBdr>
            <w:top w:val="none" w:sz="0" w:space="0" w:color="auto"/>
            <w:left w:val="none" w:sz="0" w:space="0" w:color="auto"/>
            <w:bottom w:val="none" w:sz="0" w:space="0" w:color="auto"/>
            <w:right w:val="none" w:sz="0" w:space="0" w:color="auto"/>
          </w:divBdr>
        </w:div>
        <w:div w:id="235868418">
          <w:marLeft w:val="640"/>
          <w:marRight w:val="0"/>
          <w:marTop w:val="0"/>
          <w:marBottom w:val="0"/>
          <w:divBdr>
            <w:top w:val="none" w:sz="0" w:space="0" w:color="auto"/>
            <w:left w:val="none" w:sz="0" w:space="0" w:color="auto"/>
            <w:bottom w:val="none" w:sz="0" w:space="0" w:color="auto"/>
            <w:right w:val="none" w:sz="0" w:space="0" w:color="auto"/>
          </w:divBdr>
        </w:div>
        <w:div w:id="1980718928">
          <w:marLeft w:val="640"/>
          <w:marRight w:val="0"/>
          <w:marTop w:val="0"/>
          <w:marBottom w:val="0"/>
          <w:divBdr>
            <w:top w:val="none" w:sz="0" w:space="0" w:color="auto"/>
            <w:left w:val="none" w:sz="0" w:space="0" w:color="auto"/>
            <w:bottom w:val="none" w:sz="0" w:space="0" w:color="auto"/>
            <w:right w:val="none" w:sz="0" w:space="0" w:color="auto"/>
          </w:divBdr>
        </w:div>
        <w:div w:id="756558854">
          <w:marLeft w:val="640"/>
          <w:marRight w:val="0"/>
          <w:marTop w:val="0"/>
          <w:marBottom w:val="0"/>
          <w:divBdr>
            <w:top w:val="none" w:sz="0" w:space="0" w:color="auto"/>
            <w:left w:val="none" w:sz="0" w:space="0" w:color="auto"/>
            <w:bottom w:val="none" w:sz="0" w:space="0" w:color="auto"/>
            <w:right w:val="none" w:sz="0" w:space="0" w:color="auto"/>
          </w:divBdr>
        </w:div>
        <w:div w:id="1747190169">
          <w:marLeft w:val="640"/>
          <w:marRight w:val="0"/>
          <w:marTop w:val="0"/>
          <w:marBottom w:val="0"/>
          <w:divBdr>
            <w:top w:val="none" w:sz="0" w:space="0" w:color="auto"/>
            <w:left w:val="none" w:sz="0" w:space="0" w:color="auto"/>
            <w:bottom w:val="none" w:sz="0" w:space="0" w:color="auto"/>
            <w:right w:val="none" w:sz="0" w:space="0" w:color="auto"/>
          </w:divBdr>
        </w:div>
        <w:div w:id="1335689380">
          <w:marLeft w:val="640"/>
          <w:marRight w:val="0"/>
          <w:marTop w:val="0"/>
          <w:marBottom w:val="0"/>
          <w:divBdr>
            <w:top w:val="none" w:sz="0" w:space="0" w:color="auto"/>
            <w:left w:val="none" w:sz="0" w:space="0" w:color="auto"/>
            <w:bottom w:val="none" w:sz="0" w:space="0" w:color="auto"/>
            <w:right w:val="none" w:sz="0" w:space="0" w:color="auto"/>
          </w:divBdr>
        </w:div>
        <w:div w:id="517738929">
          <w:marLeft w:val="640"/>
          <w:marRight w:val="0"/>
          <w:marTop w:val="0"/>
          <w:marBottom w:val="0"/>
          <w:divBdr>
            <w:top w:val="none" w:sz="0" w:space="0" w:color="auto"/>
            <w:left w:val="none" w:sz="0" w:space="0" w:color="auto"/>
            <w:bottom w:val="none" w:sz="0" w:space="0" w:color="auto"/>
            <w:right w:val="none" w:sz="0" w:space="0" w:color="auto"/>
          </w:divBdr>
        </w:div>
        <w:div w:id="972710585">
          <w:marLeft w:val="640"/>
          <w:marRight w:val="0"/>
          <w:marTop w:val="0"/>
          <w:marBottom w:val="0"/>
          <w:divBdr>
            <w:top w:val="none" w:sz="0" w:space="0" w:color="auto"/>
            <w:left w:val="none" w:sz="0" w:space="0" w:color="auto"/>
            <w:bottom w:val="none" w:sz="0" w:space="0" w:color="auto"/>
            <w:right w:val="none" w:sz="0" w:space="0" w:color="auto"/>
          </w:divBdr>
        </w:div>
        <w:div w:id="2067801142">
          <w:marLeft w:val="640"/>
          <w:marRight w:val="0"/>
          <w:marTop w:val="0"/>
          <w:marBottom w:val="0"/>
          <w:divBdr>
            <w:top w:val="none" w:sz="0" w:space="0" w:color="auto"/>
            <w:left w:val="none" w:sz="0" w:space="0" w:color="auto"/>
            <w:bottom w:val="none" w:sz="0" w:space="0" w:color="auto"/>
            <w:right w:val="none" w:sz="0" w:space="0" w:color="auto"/>
          </w:divBdr>
        </w:div>
        <w:div w:id="1067848279">
          <w:marLeft w:val="640"/>
          <w:marRight w:val="0"/>
          <w:marTop w:val="0"/>
          <w:marBottom w:val="0"/>
          <w:divBdr>
            <w:top w:val="none" w:sz="0" w:space="0" w:color="auto"/>
            <w:left w:val="none" w:sz="0" w:space="0" w:color="auto"/>
            <w:bottom w:val="none" w:sz="0" w:space="0" w:color="auto"/>
            <w:right w:val="none" w:sz="0" w:space="0" w:color="auto"/>
          </w:divBdr>
        </w:div>
        <w:div w:id="388723000">
          <w:marLeft w:val="640"/>
          <w:marRight w:val="0"/>
          <w:marTop w:val="0"/>
          <w:marBottom w:val="0"/>
          <w:divBdr>
            <w:top w:val="none" w:sz="0" w:space="0" w:color="auto"/>
            <w:left w:val="none" w:sz="0" w:space="0" w:color="auto"/>
            <w:bottom w:val="none" w:sz="0" w:space="0" w:color="auto"/>
            <w:right w:val="none" w:sz="0" w:space="0" w:color="auto"/>
          </w:divBdr>
        </w:div>
        <w:div w:id="750542390">
          <w:marLeft w:val="640"/>
          <w:marRight w:val="0"/>
          <w:marTop w:val="0"/>
          <w:marBottom w:val="0"/>
          <w:divBdr>
            <w:top w:val="none" w:sz="0" w:space="0" w:color="auto"/>
            <w:left w:val="none" w:sz="0" w:space="0" w:color="auto"/>
            <w:bottom w:val="none" w:sz="0" w:space="0" w:color="auto"/>
            <w:right w:val="none" w:sz="0" w:space="0" w:color="auto"/>
          </w:divBdr>
        </w:div>
        <w:div w:id="1416324763">
          <w:marLeft w:val="640"/>
          <w:marRight w:val="0"/>
          <w:marTop w:val="0"/>
          <w:marBottom w:val="0"/>
          <w:divBdr>
            <w:top w:val="none" w:sz="0" w:space="0" w:color="auto"/>
            <w:left w:val="none" w:sz="0" w:space="0" w:color="auto"/>
            <w:bottom w:val="none" w:sz="0" w:space="0" w:color="auto"/>
            <w:right w:val="none" w:sz="0" w:space="0" w:color="auto"/>
          </w:divBdr>
        </w:div>
        <w:div w:id="34697700">
          <w:marLeft w:val="640"/>
          <w:marRight w:val="0"/>
          <w:marTop w:val="0"/>
          <w:marBottom w:val="0"/>
          <w:divBdr>
            <w:top w:val="none" w:sz="0" w:space="0" w:color="auto"/>
            <w:left w:val="none" w:sz="0" w:space="0" w:color="auto"/>
            <w:bottom w:val="none" w:sz="0" w:space="0" w:color="auto"/>
            <w:right w:val="none" w:sz="0" w:space="0" w:color="auto"/>
          </w:divBdr>
        </w:div>
        <w:div w:id="1833791735">
          <w:marLeft w:val="640"/>
          <w:marRight w:val="0"/>
          <w:marTop w:val="0"/>
          <w:marBottom w:val="0"/>
          <w:divBdr>
            <w:top w:val="none" w:sz="0" w:space="0" w:color="auto"/>
            <w:left w:val="none" w:sz="0" w:space="0" w:color="auto"/>
            <w:bottom w:val="none" w:sz="0" w:space="0" w:color="auto"/>
            <w:right w:val="none" w:sz="0" w:space="0" w:color="auto"/>
          </w:divBdr>
        </w:div>
        <w:div w:id="1581525457">
          <w:marLeft w:val="640"/>
          <w:marRight w:val="0"/>
          <w:marTop w:val="0"/>
          <w:marBottom w:val="0"/>
          <w:divBdr>
            <w:top w:val="none" w:sz="0" w:space="0" w:color="auto"/>
            <w:left w:val="none" w:sz="0" w:space="0" w:color="auto"/>
            <w:bottom w:val="none" w:sz="0" w:space="0" w:color="auto"/>
            <w:right w:val="none" w:sz="0" w:space="0" w:color="auto"/>
          </w:divBdr>
        </w:div>
        <w:div w:id="1372344148">
          <w:marLeft w:val="640"/>
          <w:marRight w:val="0"/>
          <w:marTop w:val="0"/>
          <w:marBottom w:val="0"/>
          <w:divBdr>
            <w:top w:val="none" w:sz="0" w:space="0" w:color="auto"/>
            <w:left w:val="none" w:sz="0" w:space="0" w:color="auto"/>
            <w:bottom w:val="none" w:sz="0" w:space="0" w:color="auto"/>
            <w:right w:val="none" w:sz="0" w:space="0" w:color="auto"/>
          </w:divBdr>
        </w:div>
        <w:div w:id="2003504789">
          <w:marLeft w:val="640"/>
          <w:marRight w:val="0"/>
          <w:marTop w:val="0"/>
          <w:marBottom w:val="0"/>
          <w:divBdr>
            <w:top w:val="none" w:sz="0" w:space="0" w:color="auto"/>
            <w:left w:val="none" w:sz="0" w:space="0" w:color="auto"/>
            <w:bottom w:val="none" w:sz="0" w:space="0" w:color="auto"/>
            <w:right w:val="none" w:sz="0" w:space="0" w:color="auto"/>
          </w:divBdr>
        </w:div>
        <w:div w:id="1874075511">
          <w:marLeft w:val="640"/>
          <w:marRight w:val="0"/>
          <w:marTop w:val="0"/>
          <w:marBottom w:val="0"/>
          <w:divBdr>
            <w:top w:val="none" w:sz="0" w:space="0" w:color="auto"/>
            <w:left w:val="none" w:sz="0" w:space="0" w:color="auto"/>
            <w:bottom w:val="none" w:sz="0" w:space="0" w:color="auto"/>
            <w:right w:val="none" w:sz="0" w:space="0" w:color="auto"/>
          </w:divBdr>
        </w:div>
        <w:div w:id="773206041">
          <w:marLeft w:val="640"/>
          <w:marRight w:val="0"/>
          <w:marTop w:val="0"/>
          <w:marBottom w:val="0"/>
          <w:divBdr>
            <w:top w:val="none" w:sz="0" w:space="0" w:color="auto"/>
            <w:left w:val="none" w:sz="0" w:space="0" w:color="auto"/>
            <w:bottom w:val="none" w:sz="0" w:space="0" w:color="auto"/>
            <w:right w:val="none" w:sz="0" w:space="0" w:color="auto"/>
          </w:divBdr>
        </w:div>
        <w:div w:id="1455637093">
          <w:marLeft w:val="640"/>
          <w:marRight w:val="0"/>
          <w:marTop w:val="0"/>
          <w:marBottom w:val="0"/>
          <w:divBdr>
            <w:top w:val="none" w:sz="0" w:space="0" w:color="auto"/>
            <w:left w:val="none" w:sz="0" w:space="0" w:color="auto"/>
            <w:bottom w:val="none" w:sz="0" w:space="0" w:color="auto"/>
            <w:right w:val="none" w:sz="0" w:space="0" w:color="auto"/>
          </w:divBdr>
        </w:div>
      </w:divsChild>
    </w:div>
    <w:div w:id="966475505">
      <w:bodyDiv w:val="1"/>
      <w:marLeft w:val="0"/>
      <w:marRight w:val="0"/>
      <w:marTop w:val="0"/>
      <w:marBottom w:val="0"/>
      <w:divBdr>
        <w:top w:val="none" w:sz="0" w:space="0" w:color="auto"/>
        <w:left w:val="none" w:sz="0" w:space="0" w:color="auto"/>
        <w:bottom w:val="none" w:sz="0" w:space="0" w:color="auto"/>
        <w:right w:val="none" w:sz="0" w:space="0" w:color="auto"/>
      </w:divBdr>
      <w:divsChild>
        <w:div w:id="2031758023">
          <w:marLeft w:val="640"/>
          <w:marRight w:val="0"/>
          <w:marTop w:val="0"/>
          <w:marBottom w:val="0"/>
          <w:divBdr>
            <w:top w:val="none" w:sz="0" w:space="0" w:color="auto"/>
            <w:left w:val="none" w:sz="0" w:space="0" w:color="auto"/>
            <w:bottom w:val="none" w:sz="0" w:space="0" w:color="auto"/>
            <w:right w:val="none" w:sz="0" w:space="0" w:color="auto"/>
          </w:divBdr>
        </w:div>
        <w:div w:id="991643164">
          <w:marLeft w:val="640"/>
          <w:marRight w:val="0"/>
          <w:marTop w:val="0"/>
          <w:marBottom w:val="0"/>
          <w:divBdr>
            <w:top w:val="none" w:sz="0" w:space="0" w:color="auto"/>
            <w:left w:val="none" w:sz="0" w:space="0" w:color="auto"/>
            <w:bottom w:val="none" w:sz="0" w:space="0" w:color="auto"/>
            <w:right w:val="none" w:sz="0" w:space="0" w:color="auto"/>
          </w:divBdr>
        </w:div>
        <w:div w:id="813521087">
          <w:marLeft w:val="640"/>
          <w:marRight w:val="0"/>
          <w:marTop w:val="0"/>
          <w:marBottom w:val="0"/>
          <w:divBdr>
            <w:top w:val="none" w:sz="0" w:space="0" w:color="auto"/>
            <w:left w:val="none" w:sz="0" w:space="0" w:color="auto"/>
            <w:bottom w:val="none" w:sz="0" w:space="0" w:color="auto"/>
            <w:right w:val="none" w:sz="0" w:space="0" w:color="auto"/>
          </w:divBdr>
        </w:div>
        <w:div w:id="733745835">
          <w:marLeft w:val="640"/>
          <w:marRight w:val="0"/>
          <w:marTop w:val="0"/>
          <w:marBottom w:val="0"/>
          <w:divBdr>
            <w:top w:val="none" w:sz="0" w:space="0" w:color="auto"/>
            <w:left w:val="none" w:sz="0" w:space="0" w:color="auto"/>
            <w:bottom w:val="none" w:sz="0" w:space="0" w:color="auto"/>
            <w:right w:val="none" w:sz="0" w:space="0" w:color="auto"/>
          </w:divBdr>
        </w:div>
        <w:div w:id="630719442">
          <w:marLeft w:val="640"/>
          <w:marRight w:val="0"/>
          <w:marTop w:val="0"/>
          <w:marBottom w:val="0"/>
          <w:divBdr>
            <w:top w:val="none" w:sz="0" w:space="0" w:color="auto"/>
            <w:left w:val="none" w:sz="0" w:space="0" w:color="auto"/>
            <w:bottom w:val="none" w:sz="0" w:space="0" w:color="auto"/>
            <w:right w:val="none" w:sz="0" w:space="0" w:color="auto"/>
          </w:divBdr>
        </w:div>
        <w:div w:id="629670625">
          <w:marLeft w:val="640"/>
          <w:marRight w:val="0"/>
          <w:marTop w:val="0"/>
          <w:marBottom w:val="0"/>
          <w:divBdr>
            <w:top w:val="none" w:sz="0" w:space="0" w:color="auto"/>
            <w:left w:val="none" w:sz="0" w:space="0" w:color="auto"/>
            <w:bottom w:val="none" w:sz="0" w:space="0" w:color="auto"/>
            <w:right w:val="none" w:sz="0" w:space="0" w:color="auto"/>
          </w:divBdr>
        </w:div>
        <w:div w:id="2104110187">
          <w:marLeft w:val="640"/>
          <w:marRight w:val="0"/>
          <w:marTop w:val="0"/>
          <w:marBottom w:val="0"/>
          <w:divBdr>
            <w:top w:val="none" w:sz="0" w:space="0" w:color="auto"/>
            <w:left w:val="none" w:sz="0" w:space="0" w:color="auto"/>
            <w:bottom w:val="none" w:sz="0" w:space="0" w:color="auto"/>
            <w:right w:val="none" w:sz="0" w:space="0" w:color="auto"/>
          </w:divBdr>
        </w:div>
        <w:div w:id="527450024">
          <w:marLeft w:val="640"/>
          <w:marRight w:val="0"/>
          <w:marTop w:val="0"/>
          <w:marBottom w:val="0"/>
          <w:divBdr>
            <w:top w:val="none" w:sz="0" w:space="0" w:color="auto"/>
            <w:left w:val="none" w:sz="0" w:space="0" w:color="auto"/>
            <w:bottom w:val="none" w:sz="0" w:space="0" w:color="auto"/>
            <w:right w:val="none" w:sz="0" w:space="0" w:color="auto"/>
          </w:divBdr>
        </w:div>
        <w:div w:id="571698035">
          <w:marLeft w:val="640"/>
          <w:marRight w:val="0"/>
          <w:marTop w:val="0"/>
          <w:marBottom w:val="0"/>
          <w:divBdr>
            <w:top w:val="none" w:sz="0" w:space="0" w:color="auto"/>
            <w:left w:val="none" w:sz="0" w:space="0" w:color="auto"/>
            <w:bottom w:val="none" w:sz="0" w:space="0" w:color="auto"/>
            <w:right w:val="none" w:sz="0" w:space="0" w:color="auto"/>
          </w:divBdr>
        </w:div>
        <w:div w:id="1180394953">
          <w:marLeft w:val="640"/>
          <w:marRight w:val="0"/>
          <w:marTop w:val="0"/>
          <w:marBottom w:val="0"/>
          <w:divBdr>
            <w:top w:val="none" w:sz="0" w:space="0" w:color="auto"/>
            <w:left w:val="none" w:sz="0" w:space="0" w:color="auto"/>
            <w:bottom w:val="none" w:sz="0" w:space="0" w:color="auto"/>
            <w:right w:val="none" w:sz="0" w:space="0" w:color="auto"/>
          </w:divBdr>
        </w:div>
        <w:div w:id="1849099457">
          <w:marLeft w:val="640"/>
          <w:marRight w:val="0"/>
          <w:marTop w:val="0"/>
          <w:marBottom w:val="0"/>
          <w:divBdr>
            <w:top w:val="none" w:sz="0" w:space="0" w:color="auto"/>
            <w:left w:val="none" w:sz="0" w:space="0" w:color="auto"/>
            <w:bottom w:val="none" w:sz="0" w:space="0" w:color="auto"/>
            <w:right w:val="none" w:sz="0" w:space="0" w:color="auto"/>
          </w:divBdr>
        </w:div>
        <w:div w:id="1837575416">
          <w:marLeft w:val="640"/>
          <w:marRight w:val="0"/>
          <w:marTop w:val="0"/>
          <w:marBottom w:val="0"/>
          <w:divBdr>
            <w:top w:val="none" w:sz="0" w:space="0" w:color="auto"/>
            <w:left w:val="none" w:sz="0" w:space="0" w:color="auto"/>
            <w:bottom w:val="none" w:sz="0" w:space="0" w:color="auto"/>
            <w:right w:val="none" w:sz="0" w:space="0" w:color="auto"/>
          </w:divBdr>
        </w:div>
        <w:div w:id="950480303">
          <w:marLeft w:val="640"/>
          <w:marRight w:val="0"/>
          <w:marTop w:val="0"/>
          <w:marBottom w:val="0"/>
          <w:divBdr>
            <w:top w:val="none" w:sz="0" w:space="0" w:color="auto"/>
            <w:left w:val="none" w:sz="0" w:space="0" w:color="auto"/>
            <w:bottom w:val="none" w:sz="0" w:space="0" w:color="auto"/>
            <w:right w:val="none" w:sz="0" w:space="0" w:color="auto"/>
          </w:divBdr>
        </w:div>
        <w:div w:id="500781176">
          <w:marLeft w:val="640"/>
          <w:marRight w:val="0"/>
          <w:marTop w:val="0"/>
          <w:marBottom w:val="0"/>
          <w:divBdr>
            <w:top w:val="none" w:sz="0" w:space="0" w:color="auto"/>
            <w:left w:val="none" w:sz="0" w:space="0" w:color="auto"/>
            <w:bottom w:val="none" w:sz="0" w:space="0" w:color="auto"/>
            <w:right w:val="none" w:sz="0" w:space="0" w:color="auto"/>
          </w:divBdr>
        </w:div>
        <w:div w:id="569121473">
          <w:marLeft w:val="640"/>
          <w:marRight w:val="0"/>
          <w:marTop w:val="0"/>
          <w:marBottom w:val="0"/>
          <w:divBdr>
            <w:top w:val="none" w:sz="0" w:space="0" w:color="auto"/>
            <w:left w:val="none" w:sz="0" w:space="0" w:color="auto"/>
            <w:bottom w:val="none" w:sz="0" w:space="0" w:color="auto"/>
            <w:right w:val="none" w:sz="0" w:space="0" w:color="auto"/>
          </w:divBdr>
        </w:div>
        <w:div w:id="2147237735">
          <w:marLeft w:val="640"/>
          <w:marRight w:val="0"/>
          <w:marTop w:val="0"/>
          <w:marBottom w:val="0"/>
          <w:divBdr>
            <w:top w:val="none" w:sz="0" w:space="0" w:color="auto"/>
            <w:left w:val="none" w:sz="0" w:space="0" w:color="auto"/>
            <w:bottom w:val="none" w:sz="0" w:space="0" w:color="auto"/>
            <w:right w:val="none" w:sz="0" w:space="0" w:color="auto"/>
          </w:divBdr>
        </w:div>
        <w:div w:id="7224051">
          <w:marLeft w:val="640"/>
          <w:marRight w:val="0"/>
          <w:marTop w:val="0"/>
          <w:marBottom w:val="0"/>
          <w:divBdr>
            <w:top w:val="none" w:sz="0" w:space="0" w:color="auto"/>
            <w:left w:val="none" w:sz="0" w:space="0" w:color="auto"/>
            <w:bottom w:val="none" w:sz="0" w:space="0" w:color="auto"/>
            <w:right w:val="none" w:sz="0" w:space="0" w:color="auto"/>
          </w:divBdr>
        </w:div>
        <w:div w:id="400836959">
          <w:marLeft w:val="640"/>
          <w:marRight w:val="0"/>
          <w:marTop w:val="0"/>
          <w:marBottom w:val="0"/>
          <w:divBdr>
            <w:top w:val="none" w:sz="0" w:space="0" w:color="auto"/>
            <w:left w:val="none" w:sz="0" w:space="0" w:color="auto"/>
            <w:bottom w:val="none" w:sz="0" w:space="0" w:color="auto"/>
            <w:right w:val="none" w:sz="0" w:space="0" w:color="auto"/>
          </w:divBdr>
        </w:div>
        <w:div w:id="1580286949">
          <w:marLeft w:val="640"/>
          <w:marRight w:val="0"/>
          <w:marTop w:val="0"/>
          <w:marBottom w:val="0"/>
          <w:divBdr>
            <w:top w:val="none" w:sz="0" w:space="0" w:color="auto"/>
            <w:left w:val="none" w:sz="0" w:space="0" w:color="auto"/>
            <w:bottom w:val="none" w:sz="0" w:space="0" w:color="auto"/>
            <w:right w:val="none" w:sz="0" w:space="0" w:color="auto"/>
          </w:divBdr>
        </w:div>
        <w:div w:id="1006638321">
          <w:marLeft w:val="640"/>
          <w:marRight w:val="0"/>
          <w:marTop w:val="0"/>
          <w:marBottom w:val="0"/>
          <w:divBdr>
            <w:top w:val="none" w:sz="0" w:space="0" w:color="auto"/>
            <w:left w:val="none" w:sz="0" w:space="0" w:color="auto"/>
            <w:bottom w:val="none" w:sz="0" w:space="0" w:color="auto"/>
            <w:right w:val="none" w:sz="0" w:space="0" w:color="auto"/>
          </w:divBdr>
        </w:div>
        <w:div w:id="1555383725">
          <w:marLeft w:val="640"/>
          <w:marRight w:val="0"/>
          <w:marTop w:val="0"/>
          <w:marBottom w:val="0"/>
          <w:divBdr>
            <w:top w:val="none" w:sz="0" w:space="0" w:color="auto"/>
            <w:left w:val="none" w:sz="0" w:space="0" w:color="auto"/>
            <w:bottom w:val="none" w:sz="0" w:space="0" w:color="auto"/>
            <w:right w:val="none" w:sz="0" w:space="0" w:color="auto"/>
          </w:divBdr>
        </w:div>
        <w:div w:id="643392631">
          <w:marLeft w:val="640"/>
          <w:marRight w:val="0"/>
          <w:marTop w:val="0"/>
          <w:marBottom w:val="0"/>
          <w:divBdr>
            <w:top w:val="none" w:sz="0" w:space="0" w:color="auto"/>
            <w:left w:val="none" w:sz="0" w:space="0" w:color="auto"/>
            <w:bottom w:val="none" w:sz="0" w:space="0" w:color="auto"/>
            <w:right w:val="none" w:sz="0" w:space="0" w:color="auto"/>
          </w:divBdr>
        </w:div>
        <w:div w:id="1446462563">
          <w:marLeft w:val="640"/>
          <w:marRight w:val="0"/>
          <w:marTop w:val="0"/>
          <w:marBottom w:val="0"/>
          <w:divBdr>
            <w:top w:val="none" w:sz="0" w:space="0" w:color="auto"/>
            <w:left w:val="none" w:sz="0" w:space="0" w:color="auto"/>
            <w:bottom w:val="none" w:sz="0" w:space="0" w:color="auto"/>
            <w:right w:val="none" w:sz="0" w:space="0" w:color="auto"/>
          </w:divBdr>
        </w:div>
        <w:div w:id="880173848">
          <w:marLeft w:val="640"/>
          <w:marRight w:val="0"/>
          <w:marTop w:val="0"/>
          <w:marBottom w:val="0"/>
          <w:divBdr>
            <w:top w:val="none" w:sz="0" w:space="0" w:color="auto"/>
            <w:left w:val="none" w:sz="0" w:space="0" w:color="auto"/>
            <w:bottom w:val="none" w:sz="0" w:space="0" w:color="auto"/>
            <w:right w:val="none" w:sz="0" w:space="0" w:color="auto"/>
          </w:divBdr>
        </w:div>
        <w:div w:id="884831685">
          <w:marLeft w:val="640"/>
          <w:marRight w:val="0"/>
          <w:marTop w:val="0"/>
          <w:marBottom w:val="0"/>
          <w:divBdr>
            <w:top w:val="none" w:sz="0" w:space="0" w:color="auto"/>
            <w:left w:val="none" w:sz="0" w:space="0" w:color="auto"/>
            <w:bottom w:val="none" w:sz="0" w:space="0" w:color="auto"/>
            <w:right w:val="none" w:sz="0" w:space="0" w:color="auto"/>
          </w:divBdr>
        </w:div>
      </w:divsChild>
    </w:div>
    <w:div w:id="970593873">
      <w:bodyDiv w:val="1"/>
      <w:marLeft w:val="0"/>
      <w:marRight w:val="0"/>
      <w:marTop w:val="0"/>
      <w:marBottom w:val="0"/>
      <w:divBdr>
        <w:top w:val="none" w:sz="0" w:space="0" w:color="auto"/>
        <w:left w:val="none" w:sz="0" w:space="0" w:color="auto"/>
        <w:bottom w:val="none" w:sz="0" w:space="0" w:color="auto"/>
        <w:right w:val="none" w:sz="0" w:space="0" w:color="auto"/>
      </w:divBdr>
      <w:divsChild>
        <w:div w:id="1445926802">
          <w:marLeft w:val="640"/>
          <w:marRight w:val="0"/>
          <w:marTop w:val="0"/>
          <w:marBottom w:val="0"/>
          <w:divBdr>
            <w:top w:val="none" w:sz="0" w:space="0" w:color="auto"/>
            <w:left w:val="none" w:sz="0" w:space="0" w:color="auto"/>
            <w:bottom w:val="none" w:sz="0" w:space="0" w:color="auto"/>
            <w:right w:val="none" w:sz="0" w:space="0" w:color="auto"/>
          </w:divBdr>
        </w:div>
        <w:div w:id="1329595952">
          <w:marLeft w:val="640"/>
          <w:marRight w:val="0"/>
          <w:marTop w:val="0"/>
          <w:marBottom w:val="0"/>
          <w:divBdr>
            <w:top w:val="none" w:sz="0" w:space="0" w:color="auto"/>
            <w:left w:val="none" w:sz="0" w:space="0" w:color="auto"/>
            <w:bottom w:val="none" w:sz="0" w:space="0" w:color="auto"/>
            <w:right w:val="none" w:sz="0" w:space="0" w:color="auto"/>
          </w:divBdr>
        </w:div>
        <w:div w:id="1463498125">
          <w:marLeft w:val="640"/>
          <w:marRight w:val="0"/>
          <w:marTop w:val="0"/>
          <w:marBottom w:val="0"/>
          <w:divBdr>
            <w:top w:val="none" w:sz="0" w:space="0" w:color="auto"/>
            <w:left w:val="none" w:sz="0" w:space="0" w:color="auto"/>
            <w:bottom w:val="none" w:sz="0" w:space="0" w:color="auto"/>
            <w:right w:val="none" w:sz="0" w:space="0" w:color="auto"/>
          </w:divBdr>
        </w:div>
        <w:div w:id="127358182">
          <w:marLeft w:val="640"/>
          <w:marRight w:val="0"/>
          <w:marTop w:val="0"/>
          <w:marBottom w:val="0"/>
          <w:divBdr>
            <w:top w:val="none" w:sz="0" w:space="0" w:color="auto"/>
            <w:left w:val="none" w:sz="0" w:space="0" w:color="auto"/>
            <w:bottom w:val="none" w:sz="0" w:space="0" w:color="auto"/>
            <w:right w:val="none" w:sz="0" w:space="0" w:color="auto"/>
          </w:divBdr>
        </w:div>
        <w:div w:id="382291631">
          <w:marLeft w:val="640"/>
          <w:marRight w:val="0"/>
          <w:marTop w:val="0"/>
          <w:marBottom w:val="0"/>
          <w:divBdr>
            <w:top w:val="none" w:sz="0" w:space="0" w:color="auto"/>
            <w:left w:val="none" w:sz="0" w:space="0" w:color="auto"/>
            <w:bottom w:val="none" w:sz="0" w:space="0" w:color="auto"/>
            <w:right w:val="none" w:sz="0" w:space="0" w:color="auto"/>
          </w:divBdr>
        </w:div>
        <w:div w:id="924068121">
          <w:marLeft w:val="640"/>
          <w:marRight w:val="0"/>
          <w:marTop w:val="0"/>
          <w:marBottom w:val="0"/>
          <w:divBdr>
            <w:top w:val="none" w:sz="0" w:space="0" w:color="auto"/>
            <w:left w:val="none" w:sz="0" w:space="0" w:color="auto"/>
            <w:bottom w:val="none" w:sz="0" w:space="0" w:color="auto"/>
            <w:right w:val="none" w:sz="0" w:space="0" w:color="auto"/>
          </w:divBdr>
        </w:div>
        <w:div w:id="1139494436">
          <w:marLeft w:val="640"/>
          <w:marRight w:val="0"/>
          <w:marTop w:val="0"/>
          <w:marBottom w:val="0"/>
          <w:divBdr>
            <w:top w:val="none" w:sz="0" w:space="0" w:color="auto"/>
            <w:left w:val="none" w:sz="0" w:space="0" w:color="auto"/>
            <w:bottom w:val="none" w:sz="0" w:space="0" w:color="auto"/>
            <w:right w:val="none" w:sz="0" w:space="0" w:color="auto"/>
          </w:divBdr>
        </w:div>
        <w:div w:id="1600411488">
          <w:marLeft w:val="640"/>
          <w:marRight w:val="0"/>
          <w:marTop w:val="0"/>
          <w:marBottom w:val="0"/>
          <w:divBdr>
            <w:top w:val="none" w:sz="0" w:space="0" w:color="auto"/>
            <w:left w:val="none" w:sz="0" w:space="0" w:color="auto"/>
            <w:bottom w:val="none" w:sz="0" w:space="0" w:color="auto"/>
            <w:right w:val="none" w:sz="0" w:space="0" w:color="auto"/>
          </w:divBdr>
        </w:div>
        <w:div w:id="359402504">
          <w:marLeft w:val="640"/>
          <w:marRight w:val="0"/>
          <w:marTop w:val="0"/>
          <w:marBottom w:val="0"/>
          <w:divBdr>
            <w:top w:val="none" w:sz="0" w:space="0" w:color="auto"/>
            <w:left w:val="none" w:sz="0" w:space="0" w:color="auto"/>
            <w:bottom w:val="none" w:sz="0" w:space="0" w:color="auto"/>
            <w:right w:val="none" w:sz="0" w:space="0" w:color="auto"/>
          </w:divBdr>
        </w:div>
        <w:div w:id="370809545">
          <w:marLeft w:val="640"/>
          <w:marRight w:val="0"/>
          <w:marTop w:val="0"/>
          <w:marBottom w:val="0"/>
          <w:divBdr>
            <w:top w:val="none" w:sz="0" w:space="0" w:color="auto"/>
            <w:left w:val="none" w:sz="0" w:space="0" w:color="auto"/>
            <w:bottom w:val="none" w:sz="0" w:space="0" w:color="auto"/>
            <w:right w:val="none" w:sz="0" w:space="0" w:color="auto"/>
          </w:divBdr>
        </w:div>
        <w:div w:id="384991151">
          <w:marLeft w:val="640"/>
          <w:marRight w:val="0"/>
          <w:marTop w:val="0"/>
          <w:marBottom w:val="0"/>
          <w:divBdr>
            <w:top w:val="none" w:sz="0" w:space="0" w:color="auto"/>
            <w:left w:val="none" w:sz="0" w:space="0" w:color="auto"/>
            <w:bottom w:val="none" w:sz="0" w:space="0" w:color="auto"/>
            <w:right w:val="none" w:sz="0" w:space="0" w:color="auto"/>
          </w:divBdr>
        </w:div>
        <w:div w:id="411968423">
          <w:marLeft w:val="640"/>
          <w:marRight w:val="0"/>
          <w:marTop w:val="0"/>
          <w:marBottom w:val="0"/>
          <w:divBdr>
            <w:top w:val="none" w:sz="0" w:space="0" w:color="auto"/>
            <w:left w:val="none" w:sz="0" w:space="0" w:color="auto"/>
            <w:bottom w:val="none" w:sz="0" w:space="0" w:color="auto"/>
            <w:right w:val="none" w:sz="0" w:space="0" w:color="auto"/>
          </w:divBdr>
        </w:div>
        <w:div w:id="1129133252">
          <w:marLeft w:val="640"/>
          <w:marRight w:val="0"/>
          <w:marTop w:val="0"/>
          <w:marBottom w:val="0"/>
          <w:divBdr>
            <w:top w:val="none" w:sz="0" w:space="0" w:color="auto"/>
            <w:left w:val="none" w:sz="0" w:space="0" w:color="auto"/>
            <w:bottom w:val="none" w:sz="0" w:space="0" w:color="auto"/>
            <w:right w:val="none" w:sz="0" w:space="0" w:color="auto"/>
          </w:divBdr>
        </w:div>
        <w:div w:id="1463694627">
          <w:marLeft w:val="640"/>
          <w:marRight w:val="0"/>
          <w:marTop w:val="0"/>
          <w:marBottom w:val="0"/>
          <w:divBdr>
            <w:top w:val="none" w:sz="0" w:space="0" w:color="auto"/>
            <w:left w:val="none" w:sz="0" w:space="0" w:color="auto"/>
            <w:bottom w:val="none" w:sz="0" w:space="0" w:color="auto"/>
            <w:right w:val="none" w:sz="0" w:space="0" w:color="auto"/>
          </w:divBdr>
        </w:div>
        <w:div w:id="632179344">
          <w:marLeft w:val="640"/>
          <w:marRight w:val="0"/>
          <w:marTop w:val="0"/>
          <w:marBottom w:val="0"/>
          <w:divBdr>
            <w:top w:val="none" w:sz="0" w:space="0" w:color="auto"/>
            <w:left w:val="none" w:sz="0" w:space="0" w:color="auto"/>
            <w:bottom w:val="none" w:sz="0" w:space="0" w:color="auto"/>
            <w:right w:val="none" w:sz="0" w:space="0" w:color="auto"/>
          </w:divBdr>
        </w:div>
        <w:div w:id="200409690">
          <w:marLeft w:val="640"/>
          <w:marRight w:val="0"/>
          <w:marTop w:val="0"/>
          <w:marBottom w:val="0"/>
          <w:divBdr>
            <w:top w:val="none" w:sz="0" w:space="0" w:color="auto"/>
            <w:left w:val="none" w:sz="0" w:space="0" w:color="auto"/>
            <w:bottom w:val="none" w:sz="0" w:space="0" w:color="auto"/>
            <w:right w:val="none" w:sz="0" w:space="0" w:color="auto"/>
          </w:divBdr>
        </w:div>
        <w:div w:id="925068857">
          <w:marLeft w:val="640"/>
          <w:marRight w:val="0"/>
          <w:marTop w:val="0"/>
          <w:marBottom w:val="0"/>
          <w:divBdr>
            <w:top w:val="none" w:sz="0" w:space="0" w:color="auto"/>
            <w:left w:val="none" w:sz="0" w:space="0" w:color="auto"/>
            <w:bottom w:val="none" w:sz="0" w:space="0" w:color="auto"/>
            <w:right w:val="none" w:sz="0" w:space="0" w:color="auto"/>
          </w:divBdr>
        </w:div>
        <w:div w:id="512452950">
          <w:marLeft w:val="640"/>
          <w:marRight w:val="0"/>
          <w:marTop w:val="0"/>
          <w:marBottom w:val="0"/>
          <w:divBdr>
            <w:top w:val="none" w:sz="0" w:space="0" w:color="auto"/>
            <w:left w:val="none" w:sz="0" w:space="0" w:color="auto"/>
            <w:bottom w:val="none" w:sz="0" w:space="0" w:color="auto"/>
            <w:right w:val="none" w:sz="0" w:space="0" w:color="auto"/>
          </w:divBdr>
        </w:div>
      </w:divsChild>
    </w:div>
    <w:div w:id="979768045">
      <w:bodyDiv w:val="1"/>
      <w:marLeft w:val="0"/>
      <w:marRight w:val="0"/>
      <w:marTop w:val="0"/>
      <w:marBottom w:val="0"/>
      <w:divBdr>
        <w:top w:val="none" w:sz="0" w:space="0" w:color="auto"/>
        <w:left w:val="none" w:sz="0" w:space="0" w:color="auto"/>
        <w:bottom w:val="none" w:sz="0" w:space="0" w:color="auto"/>
        <w:right w:val="none" w:sz="0" w:space="0" w:color="auto"/>
      </w:divBdr>
      <w:divsChild>
        <w:div w:id="532114185">
          <w:marLeft w:val="640"/>
          <w:marRight w:val="0"/>
          <w:marTop w:val="0"/>
          <w:marBottom w:val="0"/>
          <w:divBdr>
            <w:top w:val="none" w:sz="0" w:space="0" w:color="auto"/>
            <w:left w:val="none" w:sz="0" w:space="0" w:color="auto"/>
            <w:bottom w:val="none" w:sz="0" w:space="0" w:color="auto"/>
            <w:right w:val="none" w:sz="0" w:space="0" w:color="auto"/>
          </w:divBdr>
        </w:div>
        <w:div w:id="1870072280">
          <w:marLeft w:val="640"/>
          <w:marRight w:val="0"/>
          <w:marTop w:val="0"/>
          <w:marBottom w:val="0"/>
          <w:divBdr>
            <w:top w:val="none" w:sz="0" w:space="0" w:color="auto"/>
            <w:left w:val="none" w:sz="0" w:space="0" w:color="auto"/>
            <w:bottom w:val="none" w:sz="0" w:space="0" w:color="auto"/>
            <w:right w:val="none" w:sz="0" w:space="0" w:color="auto"/>
          </w:divBdr>
        </w:div>
        <w:div w:id="899287131">
          <w:marLeft w:val="640"/>
          <w:marRight w:val="0"/>
          <w:marTop w:val="0"/>
          <w:marBottom w:val="0"/>
          <w:divBdr>
            <w:top w:val="none" w:sz="0" w:space="0" w:color="auto"/>
            <w:left w:val="none" w:sz="0" w:space="0" w:color="auto"/>
            <w:bottom w:val="none" w:sz="0" w:space="0" w:color="auto"/>
            <w:right w:val="none" w:sz="0" w:space="0" w:color="auto"/>
          </w:divBdr>
        </w:div>
        <w:div w:id="294601637">
          <w:marLeft w:val="640"/>
          <w:marRight w:val="0"/>
          <w:marTop w:val="0"/>
          <w:marBottom w:val="0"/>
          <w:divBdr>
            <w:top w:val="none" w:sz="0" w:space="0" w:color="auto"/>
            <w:left w:val="none" w:sz="0" w:space="0" w:color="auto"/>
            <w:bottom w:val="none" w:sz="0" w:space="0" w:color="auto"/>
            <w:right w:val="none" w:sz="0" w:space="0" w:color="auto"/>
          </w:divBdr>
        </w:div>
        <w:div w:id="551623796">
          <w:marLeft w:val="640"/>
          <w:marRight w:val="0"/>
          <w:marTop w:val="0"/>
          <w:marBottom w:val="0"/>
          <w:divBdr>
            <w:top w:val="none" w:sz="0" w:space="0" w:color="auto"/>
            <w:left w:val="none" w:sz="0" w:space="0" w:color="auto"/>
            <w:bottom w:val="none" w:sz="0" w:space="0" w:color="auto"/>
            <w:right w:val="none" w:sz="0" w:space="0" w:color="auto"/>
          </w:divBdr>
        </w:div>
        <w:div w:id="816603707">
          <w:marLeft w:val="640"/>
          <w:marRight w:val="0"/>
          <w:marTop w:val="0"/>
          <w:marBottom w:val="0"/>
          <w:divBdr>
            <w:top w:val="none" w:sz="0" w:space="0" w:color="auto"/>
            <w:left w:val="none" w:sz="0" w:space="0" w:color="auto"/>
            <w:bottom w:val="none" w:sz="0" w:space="0" w:color="auto"/>
            <w:right w:val="none" w:sz="0" w:space="0" w:color="auto"/>
          </w:divBdr>
        </w:div>
        <w:div w:id="422262108">
          <w:marLeft w:val="640"/>
          <w:marRight w:val="0"/>
          <w:marTop w:val="0"/>
          <w:marBottom w:val="0"/>
          <w:divBdr>
            <w:top w:val="none" w:sz="0" w:space="0" w:color="auto"/>
            <w:left w:val="none" w:sz="0" w:space="0" w:color="auto"/>
            <w:bottom w:val="none" w:sz="0" w:space="0" w:color="auto"/>
            <w:right w:val="none" w:sz="0" w:space="0" w:color="auto"/>
          </w:divBdr>
        </w:div>
        <w:div w:id="577403010">
          <w:marLeft w:val="640"/>
          <w:marRight w:val="0"/>
          <w:marTop w:val="0"/>
          <w:marBottom w:val="0"/>
          <w:divBdr>
            <w:top w:val="none" w:sz="0" w:space="0" w:color="auto"/>
            <w:left w:val="none" w:sz="0" w:space="0" w:color="auto"/>
            <w:bottom w:val="none" w:sz="0" w:space="0" w:color="auto"/>
            <w:right w:val="none" w:sz="0" w:space="0" w:color="auto"/>
          </w:divBdr>
        </w:div>
        <w:div w:id="1313562439">
          <w:marLeft w:val="640"/>
          <w:marRight w:val="0"/>
          <w:marTop w:val="0"/>
          <w:marBottom w:val="0"/>
          <w:divBdr>
            <w:top w:val="none" w:sz="0" w:space="0" w:color="auto"/>
            <w:left w:val="none" w:sz="0" w:space="0" w:color="auto"/>
            <w:bottom w:val="none" w:sz="0" w:space="0" w:color="auto"/>
            <w:right w:val="none" w:sz="0" w:space="0" w:color="auto"/>
          </w:divBdr>
        </w:div>
        <w:div w:id="1202396421">
          <w:marLeft w:val="640"/>
          <w:marRight w:val="0"/>
          <w:marTop w:val="0"/>
          <w:marBottom w:val="0"/>
          <w:divBdr>
            <w:top w:val="none" w:sz="0" w:space="0" w:color="auto"/>
            <w:left w:val="none" w:sz="0" w:space="0" w:color="auto"/>
            <w:bottom w:val="none" w:sz="0" w:space="0" w:color="auto"/>
            <w:right w:val="none" w:sz="0" w:space="0" w:color="auto"/>
          </w:divBdr>
        </w:div>
        <w:div w:id="1193418096">
          <w:marLeft w:val="640"/>
          <w:marRight w:val="0"/>
          <w:marTop w:val="0"/>
          <w:marBottom w:val="0"/>
          <w:divBdr>
            <w:top w:val="none" w:sz="0" w:space="0" w:color="auto"/>
            <w:left w:val="none" w:sz="0" w:space="0" w:color="auto"/>
            <w:bottom w:val="none" w:sz="0" w:space="0" w:color="auto"/>
            <w:right w:val="none" w:sz="0" w:space="0" w:color="auto"/>
          </w:divBdr>
        </w:div>
        <w:div w:id="1510949628">
          <w:marLeft w:val="640"/>
          <w:marRight w:val="0"/>
          <w:marTop w:val="0"/>
          <w:marBottom w:val="0"/>
          <w:divBdr>
            <w:top w:val="none" w:sz="0" w:space="0" w:color="auto"/>
            <w:left w:val="none" w:sz="0" w:space="0" w:color="auto"/>
            <w:bottom w:val="none" w:sz="0" w:space="0" w:color="auto"/>
            <w:right w:val="none" w:sz="0" w:space="0" w:color="auto"/>
          </w:divBdr>
        </w:div>
        <w:div w:id="1805657848">
          <w:marLeft w:val="640"/>
          <w:marRight w:val="0"/>
          <w:marTop w:val="0"/>
          <w:marBottom w:val="0"/>
          <w:divBdr>
            <w:top w:val="none" w:sz="0" w:space="0" w:color="auto"/>
            <w:left w:val="none" w:sz="0" w:space="0" w:color="auto"/>
            <w:bottom w:val="none" w:sz="0" w:space="0" w:color="auto"/>
            <w:right w:val="none" w:sz="0" w:space="0" w:color="auto"/>
          </w:divBdr>
        </w:div>
        <w:div w:id="2069331094">
          <w:marLeft w:val="640"/>
          <w:marRight w:val="0"/>
          <w:marTop w:val="0"/>
          <w:marBottom w:val="0"/>
          <w:divBdr>
            <w:top w:val="none" w:sz="0" w:space="0" w:color="auto"/>
            <w:left w:val="none" w:sz="0" w:space="0" w:color="auto"/>
            <w:bottom w:val="none" w:sz="0" w:space="0" w:color="auto"/>
            <w:right w:val="none" w:sz="0" w:space="0" w:color="auto"/>
          </w:divBdr>
        </w:div>
        <w:div w:id="554312323">
          <w:marLeft w:val="640"/>
          <w:marRight w:val="0"/>
          <w:marTop w:val="0"/>
          <w:marBottom w:val="0"/>
          <w:divBdr>
            <w:top w:val="none" w:sz="0" w:space="0" w:color="auto"/>
            <w:left w:val="none" w:sz="0" w:space="0" w:color="auto"/>
            <w:bottom w:val="none" w:sz="0" w:space="0" w:color="auto"/>
            <w:right w:val="none" w:sz="0" w:space="0" w:color="auto"/>
          </w:divBdr>
        </w:div>
        <w:div w:id="2063554891">
          <w:marLeft w:val="640"/>
          <w:marRight w:val="0"/>
          <w:marTop w:val="0"/>
          <w:marBottom w:val="0"/>
          <w:divBdr>
            <w:top w:val="none" w:sz="0" w:space="0" w:color="auto"/>
            <w:left w:val="none" w:sz="0" w:space="0" w:color="auto"/>
            <w:bottom w:val="none" w:sz="0" w:space="0" w:color="auto"/>
            <w:right w:val="none" w:sz="0" w:space="0" w:color="auto"/>
          </w:divBdr>
        </w:div>
        <w:div w:id="1207108444">
          <w:marLeft w:val="640"/>
          <w:marRight w:val="0"/>
          <w:marTop w:val="0"/>
          <w:marBottom w:val="0"/>
          <w:divBdr>
            <w:top w:val="none" w:sz="0" w:space="0" w:color="auto"/>
            <w:left w:val="none" w:sz="0" w:space="0" w:color="auto"/>
            <w:bottom w:val="none" w:sz="0" w:space="0" w:color="auto"/>
            <w:right w:val="none" w:sz="0" w:space="0" w:color="auto"/>
          </w:divBdr>
        </w:div>
        <w:div w:id="1492872965">
          <w:marLeft w:val="640"/>
          <w:marRight w:val="0"/>
          <w:marTop w:val="0"/>
          <w:marBottom w:val="0"/>
          <w:divBdr>
            <w:top w:val="none" w:sz="0" w:space="0" w:color="auto"/>
            <w:left w:val="none" w:sz="0" w:space="0" w:color="auto"/>
            <w:bottom w:val="none" w:sz="0" w:space="0" w:color="auto"/>
            <w:right w:val="none" w:sz="0" w:space="0" w:color="auto"/>
          </w:divBdr>
        </w:div>
      </w:divsChild>
    </w:div>
    <w:div w:id="1001811886">
      <w:bodyDiv w:val="1"/>
      <w:marLeft w:val="0"/>
      <w:marRight w:val="0"/>
      <w:marTop w:val="0"/>
      <w:marBottom w:val="0"/>
      <w:divBdr>
        <w:top w:val="none" w:sz="0" w:space="0" w:color="auto"/>
        <w:left w:val="none" w:sz="0" w:space="0" w:color="auto"/>
        <w:bottom w:val="none" w:sz="0" w:space="0" w:color="auto"/>
        <w:right w:val="none" w:sz="0" w:space="0" w:color="auto"/>
      </w:divBdr>
      <w:divsChild>
        <w:div w:id="2042973192">
          <w:marLeft w:val="640"/>
          <w:marRight w:val="0"/>
          <w:marTop w:val="0"/>
          <w:marBottom w:val="0"/>
          <w:divBdr>
            <w:top w:val="none" w:sz="0" w:space="0" w:color="auto"/>
            <w:left w:val="none" w:sz="0" w:space="0" w:color="auto"/>
            <w:bottom w:val="none" w:sz="0" w:space="0" w:color="auto"/>
            <w:right w:val="none" w:sz="0" w:space="0" w:color="auto"/>
          </w:divBdr>
        </w:div>
        <w:div w:id="1991204794">
          <w:marLeft w:val="640"/>
          <w:marRight w:val="0"/>
          <w:marTop w:val="0"/>
          <w:marBottom w:val="0"/>
          <w:divBdr>
            <w:top w:val="none" w:sz="0" w:space="0" w:color="auto"/>
            <w:left w:val="none" w:sz="0" w:space="0" w:color="auto"/>
            <w:bottom w:val="none" w:sz="0" w:space="0" w:color="auto"/>
            <w:right w:val="none" w:sz="0" w:space="0" w:color="auto"/>
          </w:divBdr>
        </w:div>
        <w:div w:id="2133863403">
          <w:marLeft w:val="640"/>
          <w:marRight w:val="0"/>
          <w:marTop w:val="0"/>
          <w:marBottom w:val="0"/>
          <w:divBdr>
            <w:top w:val="none" w:sz="0" w:space="0" w:color="auto"/>
            <w:left w:val="none" w:sz="0" w:space="0" w:color="auto"/>
            <w:bottom w:val="none" w:sz="0" w:space="0" w:color="auto"/>
            <w:right w:val="none" w:sz="0" w:space="0" w:color="auto"/>
          </w:divBdr>
        </w:div>
        <w:div w:id="2076582180">
          <w:marLeft w:val="640"/>
          <w:marRight w:val="0"/>
          <w:marTop w:val="0"/>
          <w:marBottom w:val="0"/>
          <w:divBdr>
            <w:top w:val="none" w:sz="0" w:space="0" w:color="auto"/>
            <w:left w:val="none" w:sz="0" w:space="0" w:color="auto"/>
            <w:bottom w:val="none" w:sz="0" w:space="0" w:color="auto"/>
            <w:right w:val="none" w:sz="0" w:space="0" w:color="auto"/>
          </w:divBdr>
        </w:div>
        <w:div w:id="1959944486">
          <w:marLeft w:val="640"/>
          <w:marRight w:val="0"/>
          <w:marTop w:val="0"/>
          <w:marBottom w:val="0"/>
          <w:divBdr>
            <w:top w:val="none" w:sz="0" w:space="0" w:color="auto"/>
            <w:left w:val="none" w:sz="0" w:space="0" w:color="auto"/>
            <w:bottom w:val="none" w:sz="0" w:space="0" w:color="auto"/>
            <w:right w:val="none" w:sz="0" w:space="0" w:color="auto"/>
          </w:divBdr>
        </w:div>
        <w:div w:id="438140834">
          <w:marLeft w:val="640"/>
          <w:marRight w:val="0"/>
          <w:marTop w:val="0"/>
          <w:marBottom w:val="0"/>
          <w:divBdr>
            <w:top w:val="none" w:sz="0" w:space="0" w:color="auto"/>
            <w:left w:val="none" w:sz="0" w:space="0" w:color="auto"/>
            <w:bottom w:val="none" w:sz="0" w:space="0" w:color="auto"/>
            <w:right w:val="none" w:sz="0" w:space="0" w:color="auto"/>
          </w:divBdr>
        </w:div>
        <w:div w:id="628244882">
          <w:marLeft w:val="640"/>
          <w:marRight w:val="0"/>
          <w:marTop w:val="0"/>
          <w:marBottom w:val="0"/>
          <w:divBdr>
            <w:top w:val="none" w:sz="0" w:space="0" w:color="auto"/>
            <w:left w:val="none" w:sz="0" w:space="0" w:color="auto"/>
            <w:bottom w:val="none" w:sz="0" w:space="0" w:color="auto"/>
            <w:right w:val="none" w:sz="0" w:space="0" w:color="auto"/>
          </w:divBdr>
        </w:div>
        <w:div w:id="196817789">
          <w:marLeft w:val="640"/>
          <w:marRight w:val="0"/>
          <w:marTop w:val="0"/>
          <w:marBottom w:val="0"/>
          <w:divBdr>
            <w:top w:val="none" w:sz="0" w:space="0" w:color="auto"/>
            <w:left w:val="none" w:sz="0" w:space="0" w:color="auto"/>
            <w:bottom w:val="none" w:sz="0" w:space="0" w:color="auto"/>
            <w:right w:val="none" w:sz="0" w:space="0" w:color="auto"/>
          </w:divBdr>
        </w:div>
        <w:div w:id="1255439813">
          <w:marLeft w:val="640"/>
          <w:marRight w:val="0"/>
          <w:marTop w:val="0"/>
          <w:marBottom w:val="0"/>
          <w:divBdr>
            <w:top w:val="none" w:sz="0" w:space="0" w:color="auto"/>
            <w:left w:val="none" w:sz="0" w:space="0" w:color="auto"/>
            <w:bottom w:val="none" w:sz="0" w:space="0" w:color="auto"/>
            <w:right w:val="none" w:sz="0" w:space="0" w:color="auto"/>
          </w:divBdr>
        </w:div>
        <w:div w:id="514921203">
          <w:marLeft w:val="640"/>
          <w:marRight w:val="0"/>
          <w:marTop w:val="0"/>
          <w:marBottom w:val="0"/>
          <w:divBdr>
            <w:top w:val="none" w:sz="0" w:space="0" w:color="auto"/>
            <w:left w:val="none" w:sz="0" w:space="0" w:color="auto"/>
            <w:bottom w:val="none" w:sz="0" w:space="0" w:color="auto"/>
            <w:right w:val="none" w:sz="0" w:space="0" w:color="auto"/>
          </w:divBdr>
        </w:div>
        <w:div w:id="77866749">
          <w:marLeft w:val="640"/>
          <w:marRight w:val="0"/>
          <w:marTop w:val="0"/>
          <w:marBottom w:val="0"/>
          <w:divBdr>
            <w:top w:val="none" w:sz="0" w:space="0" w:color="auto"/>
            <w:left w:val="none" w:sz="0" w:space="0" w:color="auto"/>
            <w:bottom w:val="none" w:sz="0" w:space="0" w:color="auto"/>
            <w:right w:val="none" w:sz="0" w:space="0" w:color="auto"/>
          </w:divBdr>
        </w:div>
        <w:div w:id="1304889422">
          <w:marLeft w:val="640"/>
          <w:marRight w:val="0"/>
          <w:marTop w:val="0"/>
          <w:marBottom w:val="0"/>
          <w:divBdr>
            <w:top w:val="none" w:sz="0" w:space="0" w:color="auto"/>
            <w:left w:val="none" w:sz="0" w:space="0" w:color="auto"/>
            <w:bottom w:val="none" w:sz="0" w:space="0" w:color="auto"/>
            <w:right w:val="none" w:sz="0" w:space="0" w:color="auto"/>
          </w:divBdr>
        </w:div>
        <w:div w:id="447510242">
          <w:marLeft w:val="640"/>
          <w:marRight w:val="0"/>
          <w:marTop w:val="0"/>
          <w:marBottom w:val="0"/>
          <w:divBdr>
            <w:top w:val="none" w:sz="0" w:space="0" w:color="auto"/>
            <w:left w:val="none" w:sz="0" w:space="0" w:color="auto"/>
            <w:bottom w:val="none" w:sz="0" w:space="0" w:color="auto"/>
            <w:right w:val="none" w:sz="0" w:space="0" w:color="auto"/>
          </w:divBdr>
        </w:div>
        <w:div w:id="1474979233">
          <w:marLeft w:val="640"/>
          <w:marRight w:val="0"/>
          <w:marTop w:val="0"/>
          <w:marBottom w:val="0"/>
          <w:divBdr>
            <w:top w:val="none" w:sz="0" w:space="0" w:color="auto"/>
            <w:left w:val="none" w:sz="0" w:space="0" w:color="auto"/>
            <w:bottom w:val="none" w:sz="0" w:space="0" w:color="auto"/>
            <w:right w:val="none" w:sz="0" w:space="0" w:color="auto"/>
          </w:divBdr>
        </w:div>
        <w:div w:id="1848863547">
          <w:marLeft w:val="640"/>
          <w:marRight w:val="0"/>
          <w:marTop w:val="0"/>
          <w:marBottom w:val="0"/>
          <w:divBdr>
            <w:top w:val="none" w:sz="0" w:space="0" w:color="auto"/>
            <w:left w:val="none" w:sz="0" w:space="0" w:color="auto"/>
            <w:bottom w:val="none" w:sz="0" w:space="0" w:color="auto"/>
            <w:right w:val="none" w:sz="0" w:space="0" w:color="auto"/>
          </w:divBdr>
        </w:div>
        <w:div w:id="1866400889">
          <w:marLeft w:val="640"/>
          <w:marRight w:val="0"/>
          <w:marTop w:val="0"/>
          <w:marBottom w:val="0"/>
          <w:divBdr>
            <w:top w:val="none" w:sz="0" w:space="0" w:color="auto"/>
            <w:left w:val="none" w:sz="0" w:space="0" w:color="auto"/>
            <w:bottom w:val="none" w:sz="0" w:space="0" w:color="auto"/>
            <w:right w:val="none" w:sz="0" w:space="0" w:color="auto"/>
          </w:divBdr>
        </w:div>
        <w:div w:id="382101911">
          <w:marLeft w:val="640"/>
          <w:marRight w:val="0"/>
          <w:marTop w:val="0"/>
          <w:marBottom w:val="0"/>
          <w:divBdr>
            <w:top w:val="none" w:sz="0" w:space="0" w:color="auto"/>
            <w:left w:val="none" w:sz="0" w:space="0" w:color="auto"/>
            <w:bottom w:val="none" w:sz="0" w:space="0" w:color="auto"/>
            <w:right w:val="none" w:sz="0" w:space="0" w:color="auto"/>
          </w:divBdr>
        </w:div>
        <w:div w:id="1947730389">
          <w:marLeft w:val="640"/>
          <w:marRight w:val="0"/>
          <w:marTop w:val="0"/>
          <w:marBottom w:val="0"/>
          <w:divBdr>
            <w:top w:val="none" w:sz="0" w:space="0" w:color="auto"/>
            <w:left w:val="none" w:sz="0" w:space="0" w:color="auto"/>
            <w:bottom w:val="none" w:sz="0" w:space="0" w:color="auto"/>
            <w:right w:val="none" w:sz="0" w:space="0" w:color="auto"/>
          </w:divBdr>
        </w:div>
        <w:div w:id="1109199155">
          <w:marLeft w:val="640"/>
          <w:marRight w:val="0"/>
          <w:marTop w:val="0"/>
          <w:marBottom w:val="0"/>
          <w:divBdr>
            <w:top w:val="none" w:sz="0" w:space="0" w:color="auto"/>
            <w:left w:val="none" w:sz="0" w:space="0" w:color="auto"/>
            <w:bottom w:val="none" w:sz="0" w:space="0" w:color="auto"/>
            <w:right w:val="none" w:sz="0" w:space="0" w:color="auto"/>
          </w:divBdr>
        </w:div>
        <w:div w:id="1828205600">
          <w:marLeft w:val="640"/>
          <w:marRight w:val="0"/>
          <w:marTop w:val="0"/>
          <w:marBottom w:val="0"/>
          <w:divBdr>
            <w:top w:val="none" w:sz="0" w:space="0" w:color="auto"/>
            <w:left w:val="none" w:sz="0" w:space="0" w:color="auto"/>
            <w:bottom w:val="none" w:sz="0" w:space="0" w:color="auto"/>
            <w:right w:val="none" w:sz="0" w:space="0" w:color="auto"/>
          </w:divBdr>
        </w:div>
      </w:divsChild>
    </w:div>
    <w:div w:id="1084649603">
      <w:bodyDiv w:val="1"/>
      <w:marLeft w:val="0"/>
      <w:marRight w:val="0"/>
      <w:marTop w:val="0"/>
      <w:marBottom w:val="0"/>
      <w:divBdr>
        <w:top w:val="none" w:sz="0" w:space="0" w:color="auto"/>
        <w:left w:val="none" w:sz="0" w:space="0" w:color="auto"/>
        <w:bottom w:val="none" w:sz="0" w:space="0" w:color="auto"/>
        <w:right w:val="none" w:sz="0" w:space="0" w:color="auto"/>
      </w:divBdr>
      <w:divsChild>
        <w:div w:id="1339842598">
          <w:marLeft w:val="640"/>
          <w:marRight w:val="0"/>
          <w:marTop w:val="0"/>
          <w:marBottom w:val="0"/>
          <w:divBdr>
            <w:top w:val="none" w:sz="0" w:space="0" w:color="auto"/>
            <w:left w:val="none" w:sz="0" w:space="0" w:color="auto"/>
            <w:bottom w:val="none" w:sz="0" w:space="0" w:color="auto"/>
            <w:right w:val="none" w:sz="0" w:space="0" w:color="auto"/>
          </w:divBdr>
        </w:div>
        <w:div w:id="1119958337">
          <w:marLeft w:val="640"/>
          <w:marRight w:val="0"/>
          <w:marTop w:val="0"/>
          <w:marBottom w:val="0"/>
          <w:divBdr>
            <w:top w:val="none" w:sz="0" w:space="0" w:color="auto"/>
            <w:left w:val="none" w:sz="0" w:space="0" w:color="auto"/>
            <w:bottom w:val="none" w:sz="0" w:space="0" w:color="auto"/>
            <w:right w:val="none" w:sz="0" w:space="0" w:color="auto"/>
          </w:divBdr>
        </w:div>
        <w:div w:id="488209776">
          <w:marLeft w:val="640"/>
          <w:marRight w:val="0"/>
          <w:marTop w:val="0"/>
          <w:marBottom w:val="0"/>
          <w:divBdr>
            <w:top w:val="none" w:sz="0" w:space="0" w:color="auto"/>
            <w:left w:val="none" w:sz="0" w:space="0" w:color="auto"/>
            <w:bottom w:val="none" w:sz="0" w:space="0" w:color="auto"/>
            <w:right w:val="none" w:sz="0" w:space="0" w:color="auto"/>
          </w:divBdr>
        </w:div>
        <w:div w:id="1789009661">
          <w:marLeft w:val="640"/>
          <w:marRight w:val="0"/>
          <w:marTop w:val="0"/>
          <w:marBottom w:val="0"/>
          <w:divBdr>
            <w:top w:val="none" w:sz="0" w:space="0" w:color="auto"/>
            <w:left w:val="none" w:sz="0" w:space="0" w:color="auto"/>
            <w:bottom w:val="none" w:sz="0" w:space="0" w:color="auto"/>
            <w:right w:val="none" w:sz="0" w:space="0" w:color="auto"/>
          </w:divBdr>
        </w:div>
        <w:div w:id="1899128460">
          <w:marLeft w:val="640"/>
          <w:marRight w:val="0"/>
          <w:marTop w:val="0"/>
          <w:marBottom w:val="0"/>
          <w:divBdr>
            <w:top w:val="none" w:sz="0" w:space="0" w:color="auto"/>
            <w:left w:val="none" w:sz="0" w:space="0" w:color="auto"/>
            <w:bottom w:val="none" w:sz="0" w:space="0" w:color="auto"/>
            <w:right w:val="none" w:sz="0" w:space="0" w:color="auto"/>
          </w:divBdr>
        </w:div>
        <w:div w:id="863057757">
          <w:marLeft w:val="640"/>
          <w:marRight w:val="0"/>
          <w:marTop w:val="0"/>
          <w:marBottom w:val="0"/>
          <w:divBdr>
            <w:top w:val="none" w:sz="0" w:space="0" w:color="auto"/>
            <w:left w:val="none" w:sz="0" w:space="0" w:color="auto"/>
            <w:bottom w:val="none" w:sz="0" w:space="0" w:color="auto"/>
            <w:right w:val="none" w:sz="0" w:space="0" w:color="auto"/>
          </w:divBdr>
        </w:div>
        <w:div w:id="312875511">
          <w:marLeft w:val="640"/>
          <w:marRight w:val="0"/>
          <w:marTop w:val="0"/>
          <w:marBottom w:val="0"/>
          <w:divBdr>
            <w:top w:val="none" w:sz="0" w:space="0" w:color="auto"/>
            <w:left w:val="none" w:sz="0" w:space="0" w:color="auto"/>
            <w:bottom w:val="none" w:sz="0" w:space="0" w:color="auto"/>
            <w:right w:val="none" w:sz="0" w:space="0" w:color="auto"/>
          </w:divBdr>
        </w:div>
        <w:div w:id="978731970">
          <w:marLeft w:val="640"/>
          <w:marRight w:val="0"/>
          <w:marTop w:val="0"/>
          <w:marBottom w:val="0"/>
          <w:divBdr>
            <w:top w:val="none" w:sz="0" w:space="0" w:color="auto"/>
            <w:left w:val="none" w:sz="0" w:space="0" w:color="auto"/>
            <w:bottom w:val="none" w:sz="0" w:space="0" w:color="auto"/>
            <w:right w:val="none" w:sz="0" w:space="0" w:color="auto"/>
          </w:divBdr>
        </w:div>
        <w:div w:id="1951354494">
          <w:marLeft w:val="640"/>
          <w:marRight w:val="0"/>
          <w:marTop w:val="0"/>
          <w:marBottom w:val="0"/>
          <w:divBdr>
            <w:top w:val="none" w:sz="0" w:space="0" w:color="auto"/>
            <w:left w:val="none" w:sz="0" w:space="0" w:color="auto"/>
            <w:bottom w:val="none" w:sz="0" w:space="0" w:color="auto"/>
            <w:right w:val="none" w:sz="0" w:space="0" w:color="auto"/>
          </w:divBdr>
        </w:div>
        <w:div w:id="1159467001">
          <w:marLeft w:val="640"/>
          <w:marRight w:val="0"/>
          <w:marTop w:val="0"/>
          <w:marBottom w:val="0"/>
          <w:divBdr>
            <w:top w:val="none" w:sz="0" w:space="0" w:color="auto"/>
            <w:left w:val="none" w:sz="0" w:space="0" w:color="auto"/>
            <w:bottom w:val="none" w:sz="0" w:space="0" w:color="auto"/>
            <w:right w:val="none" w:sz="0" w:space="0" w:color="auto"/>
          </w:divBdr>
        </w:div>
        <w:div w:id="1163471956">
          <w:marLeft w:val="640"/>
          <w:marRight w:val="0"/>
          <w:marTop w:val="0"/>
          <w:marBottom w:val="0"/>
          <w:divBdr>
            <w:top w:val="none" w:sz="0" w:space="0" w:color="auto"/>
            <w:left w:val="none" w:sz="0" w:space="0" w:color="auto"/>
            <w:bottom w:val="none" w:sz="0" w:space="0" w:color="auto"/>
            <w:right w:val="none" w:sz="0" w:space="0" w:color="auto"/>
          </w:divBdr>
        </w:div>
        <w:div w:id="514465311">
          <w:marLeft w:val="640"/>
          <w:marRight w:val="0"/>
          <w:marTop w:val="0"/>
          <w:marBottom w:val="0"/>
          <w:divBdr>
            <w:top w:val="none" w:sz="0" w:space="0" w:color="auto"/>
            <w:left w:val="none" w:sz="0" w:space="0" w:color="auto"/>
            <w:bottom w:val="none" w:sz="0" w:space="0" w:color="auto"/>
            <w:right w:val="none" w:sz="0" w:space="0" w:color="auto"/>
          </w:divBdr>
        </w:div>
        <w:div w:id="769080207">
          <w:marLeft w:val="640"/>
          <w:marRight w:val="0"/>
          <w:marTop w:val="0"/>
          <w:marBottom w:val="0"/>
          <w:divBdr>
            <w:top w:val="none" w:sz="0" w:space="0" w:color="auto"/>
            <w:left w:val="none" w:sz="0" w:space="0" w:color="auto"/>
            <w:bottom w:val="none" w:sz="0" w:space="0" w:color="auto"/>
            <w:right w:val="none" w:sz="0" w:space="0" w:color="auto"/>
          </w:divBdr>
        </w:div>
        <w:div w:id="2127042160">
          <w:marLeft w:val="640"/>
          <w:marRight w:val="0"/>
          <w:marTop w:val="0"/>
          <w:marBottom w:val="0"/>
          <w:divBdr>
            <w:top w:val="none" w:sz="0" w:space="0" w:color="auto"/>
            <w:left w:val="none" w:sz="0" w:space="0" w:color="auto"/>
            <w:bottom w:val="none" w:sz="0" w:space="0" w:color="auto"/>
            <w:right w:val="none" w:sz="0" w:space="0" w:color="auto"/>
          </w:divBdr>
        </w:div>
        <w:div w:id="1351908784">
          <w:marLeft w:val="640"/>
          <w:marRight w:val="0"/>
          <w:marTop w:val="0"/>
          <w:marBottom w:val="0"/>
          <w:divBdr>
            <w:top w:val="none" w:sz="0" w:space="0" w:color="auto"/>
            <w:left w:val="none" w:sz="0" w:space="0" w:color="auto"/>
            <w:bottom w:val="none" w:sz="0" w:space="0" w:color="auto"/>
            <w:right w:val="none" w:sz="0" w:space="0" w:color="auto"/>
          </w:divBdr>
        </w:div>
        <w:div w:id="13581783">
          <w:marLeft w:val="640"/>
          <w:marRight w:val="0"/>
          <w:marTop w:val="0"/>
          <w:marBottom w:val="0"/>
          <w:divBdr>
            <w:top w:val="none" w:sz="0" w:space="0" w:color="auto"/>
            <w:left w:val="none" w:sz="0" w:space="0" w:color="auto"/>
            <w:bottom w:val="none" w:sz="0" w:space="0" w:color="auto"/>
            <w:right w:val="none" w:sz="0" w:space="0" w:color="auto"/>
          </w:divBdr>
        </w:div>
        <w:div w:id="24602751">
          <w:marLeft w:val="640"/>
          <w:marRight w:val="0"/>
          <w:marTop w:val="0"/>
          <w:marBottom w:val="0"/>
          <w:divBdr>
            <w:top w:val="none" w:sz="0" w:space="0" w:color="auto"/>
            <w:left w:val="none" w:sz="0" w:space="0" w:color="auto"/>
            <w:bottom w:val="none" w:sz="0" w:space="0" w:color="auto"/>
            <w:right w:val="none" w:sz="0" w:space="0" w:color="auto"/>
          </w:divBdr>
        </w:div>
        <w:div w:id="1914468138">
          <w:marLeft w:val="640"/>
          <w:marRight w:val="0"/>
          <w:marTop w:val="0"/>
          <w:marBottom w:val="0"/>
          <w:divBdr>
            <w:top w:val="none" w:sz="0" w:space="0" w:color="auto"/>
            <w:left w:val="none" w:sz="0" w:space="0" w:color="auto"/>
            <w:bottom w:val="none" w:sz="0" w:space="0" w:color="auto"/>
            <w:right w:val="none" w:sz="0" w:space="0" w:color="auto"/>
          </w:divBdr>
        </w:div>
      </w:divsChild>
    </w:div>
    <w:div w:id="1105731602">
      <w:bodyDiv w:val="1"/>
      <w:marLeft w:val="0"/>
      <w:marRight w:val="0"/>
      <w:marTop w:val="0"/>
      <w:marBottom w:val="0"/>
      <w:divBdr>
        <w:top w:val="none" w:sz="0" w:space="0" w:color="auto"/>
        <w:left w:val="none" w:sz="0" w:space="0" w:color="auto"/>
        <w:bottom w:val="none" w:sz="0" w:space="0" w:color="auto"/>
        <w:right w:val="none" w:sz="0" w:space="0" w:color="auto"/>
      </w:divBdr>
      <w:divsChild>
        <w:div w:id="1093821605">
          <w:marLeft w:val="640"/>
          <w:marRight w:val="0"/>
          <w:marTop w:val="0"/>
          <w:marBottom w:val="0"/>
          <w:divBdr>
            <w:top w:val="none" w:sz="0" w:space="0" w:color="auto"/>
            <w:left w:val="none" w:sz="0" w:space="0" w:color="auto"/>
            <w:bottom w:val="none" w:sz="0" w:space="0" w:color="auto"/>
            <w:right w:val="none" w:sz="0" w:space="0" w:color="auto"/>
          </w:divBdr>
        </w:div>
        <w:div w:id="654723535">
          <w:marLeft w:val="640"/>
          <w:marRight w:val="0"/>
          <w:marTop w:val="0"/>
          <w:marBottom w:val="0"/>
          <w:divBdr>
            <w:top w:val="none" w:sz="0" w:space="0" w:color="auto"/>
            <w:left w:val="none" w:sz="0" w:space="0" w:color="auto"/>
            <w:bottom w:val="none" w:sz="0" w:space="0" w:color="auto"/>
            <w:right w:val="none" w:sz="0" w:space="0" w:color="auto"/>
          </w:divBdr>
        </w:div>
        <w:div w:id="662709622">
          <w:marLeft w:val="640"/>
          <w:marRight w:val="0"/>
          <w:marTop w:val="0"/>
          <w:marBottom w:val="0"/>
          <w:divBdr>
            <w:top w:val="none" w:sz="0" w:space="0" w:color="auto"/>
            <w:left w:val="none" w:sz="0" w:space="0" w:color="auto"/>
            <w:bottom w:val="none" w:sz="0" w:space="0" w:color="auto"/>
            <w:right w:val="none" w:sz="0" w:space="0" w:color="auto"/>
          </w:divBdr>
        </w:div>
        <w:div w:id="900949292">
          <w:marLeft w:val="640"/>
          <w:marRight w:val="0"/>
          <w:marTop w:val="0"/>
          <w:marBottom w:val="0"/>
          <w:divBdr>
            <w:top w:val="none" w:sz="0" w:space="0" w:color="auto"/>
            <w:left w:val="none" w:sz="0" w:space="0" w:color="auto"/>
            <w:bottom w:val="none" w:sz="0" w:space="0" w:color="auto"/>
            <w:right w:val="none" w:sz="0" w:space="0" w:color="auto"/>
          </w:divBdr>
        </w:div>
        <w:div w:id="1989630699">
          <w:marLeft w:val="640"/>
          <w:marRight w:val="0"/>
          <w:marTop w:val="0"/>
          <w:marBottom w:val="0"/>
          <w:divBdr>
            <w:top w:val="none" w:sz="0" w:space="0" w:color="auto"/>
            <w:left w:val="none" w:sz="0" w:space="0" w:color="auto"/>
            <w:bottom w:val="none" w:sz="0" w:space="0" w:color="auto"/>
            <w:right w:val="none" w:sz="0" w:space="0" w:color="auto"/>
          </w:divBdr>
        </w:div>
        <w:div w:id="289865918">
          <w:marLeft w:val="640"/>
          <w:marRight w:val="0"/>
          <w:marTop w:val="0"/>
          <w:marBottom w:val="0"/>
          <w:divBdr>
            <w:top w:val="none" w:sz="0" w:space="0" w:color="auto"/>
            <w:left w:val="none" w:sz="0" w:space="0" w:color="auto"/>
            <w:bottom w:val="none" w:sz="0" w:space="0" w:color="auto"/>
            <w:right w:val="none" w:sz="0" w:space="0" w:color="auto"/>
          </w:divBdr>
        </w:div>
        <w:div w:id="1951428501">
          <w:marLeft w:val="640"/>
          <w:marRight w:val="0"/>
          <w:marTop w:val="0"/>
          <w:marBottom w:val="0"/>
          <w:divBdr>
            <w:top w:val="none" w:sz="0" w:space="0" w:color="auto"/>
            <w:left w:val="none" w:sz="0" w:space="0" w:color="auto"/>
            <w:bottom w:val="none" w:sz="0" w:space="0" w:color="auto"/>
            <w:right w:val="none" w:sz="0" w:space="0" w:color="auto"/>
          </w:divBdr>
        </w:div>
        <w:div w:id="1666979820">
          <w:marLeft w:val="640"/>
          <w:marRight w:val="0"/>
          <w:marTop w:val="0"/>
          <w:marBottom w:val="0"/>
          <w:divBdr>
            <w:top w:val="none" w:sz="0" w:space="0" w:color="auto"/>
            <w:left w:val="none" w:sz="0" w:space="0" w:color="auto"/>
            <w:bottom w:val="none" w:sz="0" w:space="0" w:color="auto"/>
            <w:right w:val="none" w:sz="0" w:space="0" w:color="auto"/>
          </w:divBdr>
        </w:div>
        <w:div w:id="948313417">
          <w:marLeft w:val="640"/>
          <w:marRight w:val="0"/>
          <w:marTop w:val="0"/>
          <w:marBottom w:val="0"/>
          <w:divBdr>
            <w:top w:val="none" w:sz="0" w:space="0" w:color="auto"/>
            <w:left w:val="none" w:sz="0" w:space="0" w:color="auto"/>
            <w:bottom w:val="none" w:sz="0" w:space="0" w:color="auto"/>
            <w:right w:val="none" w:sz="0" w:space="0" w:color="auto"/>
          </w:divBdr>
        </w:div>
        <w:div w:id="16546181">
          <w:marLeft w:val="640"/>
          <w:marRight w:val="0"/>
          <w:marTop w:val="0"/>
          <w:marBottom w:val="0"/>
          <w:divBdr>
            <w:top w:val="none" w:sz="0" w:space="0" w:color="auto"/>
            <w:left w:val="none" w:sz="0" w:space="0" w:color="auto"/>
            <w:bottom w:val="none" w:sz="0" w:space="0" w:color="auto"/>
            <w:right w:val="none" w:sz="0" w:space="0" w:color="auto"/>
          </w:divBdr>
        </w:div>
        <w:div w:id="241062908">
          <w:marLeft w:val="640"/>
          <w:marRight w:val="0"/>
          <w:marTop w:val="0"/>
          <w:marBottom w:val="0"/>
          <w:divBdr>
            <w:top w:val="none" w:sz="0" w:space="0" w:color="auto"/>
            <w:left w:val="none" w:sz="0" w:space="0" w:color="auto"/>
            <w:bottom w:val="none" w:sz="0" w:space="0" w:color="auto"/>
            <w:right w:val="none" w:sz="0" w:space="0" w:color="auto"/>
          </w:divBdr>
        </w:div>
        <w:div w:id="113795928">
          <w:marLeft w:val="640"/>
          <w:marRight w:val="0"/>
          <w:marTop w:val="0"/>
          <w:marBottom w:val="0"/>
          <w:divBdr>
            <w:top w:val="none" w:sz="0" w:space="0" w:color="auto"/>
            <w:left w:val="none" w:sz="0" w:space="0" w:color="auto"/>
            <w:bottom w:val="none" w:sz="0" w:space="0" w:color="auto"/>
            <w:right w:val="none" w:sz="0" w:space="0" w:color="auto"/>
          </w:divBdr>
        </w:div>
        <w:div w:id="1267152694">
          <w:marLeft w:val="640"/>
          <w:marRight w:val="0"/>
          <w:marTop w:val="0"/>
          <w:marBottom w:val="0"/>
          <w:divBdr>
            <w:top w:val="none" w:sz="0" w:space="0" w:color="auto"/>
            <w:left w:val="none" w:sz="0" w:space="0" w:color="auto"/>
            <w:bottom w:val="none" w:sz="0" w:space="0" w:color="auto"/>
            <w:right w:val="none" w:sz="0" w:space="0" w:color="auto"/>
          </w:divBdr>
        </w:div>
        <w:div w:id="689143400">
          <w:marLeft w:val="640"/>
          <w:marRight w:val="0"/>
          <w:marTop w:val="0"/>
          <w:marBottom w:val="0"/>
          <w:divBdr>
            <w:top w:val="none" w:sz="0" w:space="0" w:color="auto"/>
            <w:left w:val="none" w:sz="0" w:space="0" w:color="auto"/>
            <w:bottom w:val="none" w:sz="0" w:space="0" w:color="auto"/>
            <w:right w:val="none" w:sz="0" w:space="0" w:color="auto"/>
          </w:divBdr>
        </w:div>
        <w:div w:id="54210146">
          <w:marLeft w:val="640"/>
          <w:marRight w:val="0"/>
          <w:marTop w:val="0"/>
          <w:marBottom w:val="0"/>
          <w:divBdr>
            <w:top w:val="none" w:sz="0" w:space="0" w:color="auto"/>
            <w:left w:val="none" w:sz="0" w:space="0" w:color="auto"/>
            <w:bottom w:val="none" w:sz="0" w:space="0" w:color="auto"/>
            <w:right w:val="none" w:sz="0" w:space="0" w:color="auto"/>
          </w:divBdr>
        </w:div>
        <w:div w:id="22944466">
          <w:marLeft w:val="640"/>
          <w:marRight w:val="0"/>
          <w:marTop w:val="0"/>
          <w:marBottom w:val="0"/>
          <w:divBdr>
            <w:top w:val="none" w:sz="0" w:space="0" w:color="auto"/>
            <w:left w:val="none" w:sz="0" w:space="0" w:color="auto"/>
            <w:bottom w:val="none" w:sz="0" w:space="0" w:color="auto"/>
            <w:right w:val="none" w:sz="0" w:space="0" w:color="auto"/>
          </w:divBdr>
        </w:div>
        <w:div w:id="1852648643">
          <w:marLeft w:val="640"/>
          <w:marRight w:val="0"/>
          <w:marTop w:val="0"/>
          <w:marBottom w:val="0"/>
          <w:divBdr>
            <w:top w:val="none" w:sz="0" w:space="0" w:color="auto"/>
            <w:left w:val="none" w:sz="0" w:space="0" w:color="auto"/>
            <w:bottom w:val="none" w:sz="0" w:space="0" w:color="auto"/>
            <w:right w:val="none" w:sz="0" w:space="0" w:color="auto"/>
          </w:divBdr>
        </w:div>
        <w:div w:id="1463769584">
          <w:marLeft w:val="640"/>
          <w:marRight w:val="0"/>
          <w:marTop w:val="0"/>
          <w:marBottom w:val="0"/>
          <w:divBdr>
            <w:top w:val="none" w:sz="0" w:space="0" w:color="auto"/>
            <w:left w:val="none" w:sz="0" w:space="0" w:color="auto"/>
            <w:bottom w:val="none" w:sz="0" w:space="0" w:color="auto"/>
            <w:right w:val="none" w:sz="0" w:space="0" w:color="auto"/>
          </w:divBdr>
        </w:div>
        <w:div w:id="2066096668">
          <w:marLeft w:val="640"/>
          <w:marRight w:val="0"/>
          <w:marTop w:val="0"/>
          <w:marBottom w:val="0"/>
          <w:divBdr>
            <w:top w:val="none" w:sz="0" w:space="0" w:color="auto"/>
            <w:left w:val="none" w:sz="0" w:space="0" w:color="auto"/>
            <w:bottom w:val="none" w:sz="0" w:space="0" w:color="auto"/>
            <w:right w:val="none" w:sz="0" w:space="0" w:color="auto"/>
          </w:divBdr>
        </w:div>
        <w:div w:id="332221288">
          <w:marLeft w:val="640"/>
          <w:marRight w:val="0"/>
          <w:marTop w:val="0"/>
          <w:marBottom w:val="0"/>
          <w:divBdr>
            <w:top w:val="none" w:sz="0" w:space="0" w:color="auto"/>
            <w:left w:val="none" w:sz="0" w:space="0" w:color="auto"/>
            <w:bottom w:val="none" w:sz="0" w:space="0" w:color="auto"/>
            <w:right w:val="none" w:sz="0" w:space="0" w:color="auto"/>
          </w:divBdr>
        </w:div>
        <w:div w:id="1877497863">
          <w:marLeft w:val="640"/>
          <w:marRight w:val="0"/>
          <w:marTop w:val="0"/>
          <w:marBottom w:val="0"/>
          <w:divBdr>
            <w:top w:val="none" w:sz="0" w:space="0" w:color="auto"/>
            <w:left w:val="none" w:sz="0" w:space="0" w:color="auto"/>
            <w:bottom w:val="none" w:sz="0" w:space="0" w:color="auto"/>
            <w:right w:val="none" w:sz="0" w:space="0" w:color="auto"/>
          </w:divBdr>
        </w:div>
        <w:div w:id="770052496">
          <w:marLeft w:val="640"/>
          <w:marRight w:val="0"/>
          <w:marTop w:val="0"/>
          <w:marBottom w:val="0"/>
          <w:divBdr>
            <w:top w:val="none" w:sz="0" w:space="0" w:color="auto"/>
            <w:left w:val="none" w:sz="0" w:space="0" w:color="auto"/>
            <w:bottom w:val="none" w:sz="0" w:space="0" w:color="auto"/>
            <w:right w:val="none" w:sz="0" w:space="0" w:color="auto"/>
          </w:divBdr>
        </w:div>
      </w:divsChild>
    </w:div>
    <w:div w:id="1105997438">
      <w:bodyDiv w:val="1"/>
      <w:marLeft w:val="0"/>
      <w:marRight w:val="0"/>
      <w:marTop w:val="0"/>
      <w:marBottom w:val="0"/>
      <w:divBdr>
        <w:top w:val="none" w:sz="0" w:space="0" w:color="auto"/>
        <w:left w:val="none" w:sz="0" w:space="0" w:color="auto"/>
        <w:bottom w:val="none" w:sz="0" w:space="0" w:color="auto"/>
        <w:right w:val="none" w:sz="0" w:space="0" w:color="auto"/>
      </w:divBdr>
      <w:divsChild>
        <w:div w:id="1079182475">
          <w:marLeft w:val="640"/>
          <w:marRight w:val="0"/>
          <w:marTop w:val="0"/>
          <w:marBottom w:val="0"/>
          <w:divBdr>
            <w:top w:val="none" w:sz="0" w:space="0" w:color="auto"/>
            <w:left w:val="none" w:sz="0" w:space="0" w:color="auto"/>
            <w:bottom w:val="none" w:sz="0" w:space="0" w:color="auto"/>
            <w:right w:val="none" w:sz="0" w:space="0" w:color="auto"/>
          </w:divBdr>
        </w:div>
        <w:div w:id="1531066430">
          <w:marLeft w:val="640"/>
          <w:marRight w:val="0"/>
          <w:marTop w:val="0"/>
          <w:marBottom w:val="0"/>
          <w:divBdr>
            <w:top w:val="none" w:sz="0" w:space="0" w:color="auto"/>
            <w:left w:val="none" w:sz="0" w:space="0" w:color="auto"/>
            <w:bottom w:val="none" w:sz="0" w:space="0" w:color="auto"/>
            <w:right w:val="none" w:sz="0" w:space="0" w:color="auto"/>
          </w:divBdr>
        </w:div>
        <w:div w:id="969090012">
          <w:marLeft w:val="640"/>
          <w:marRight w:val="0"/>
          <w:marTop w:val="0"/>
          <w:marBottom w:val="0"/>
          <w:divBdr>
            <w:top w:val="none" w:sz="0" w:space="0" w:color="auto"/>
            <w:left w:val="none" w:sz="0" w:space="0" w:color="auto"/>
            <w:bottom w:val="none" w:sz="0" w:space="0" w:color="auto"/>
            <w:right w:val="none" w:sz="0" w:space="0" w:color="auto"/>
          </w:divBdr>
        </w:div>
        <w:div w:id="820121181">
          <w:marLeft w:val="640"/>
          <w:marRight w:val="0"/>
          <w:marTop w:val="0"/>
          <w:marBottom w:val="0"/>
          <w:divBdr>
            <w:top w:val="none" w:sz="0" w:space="0" w:color="auto"/>
            <w:left w:val="none" w:sz="0" w:space="0" w:color="auto"/>
            <w:bottom w:val="none" w:sz="0" w:space="0" w:color="auto"/>
            <w:right w:val="none" w:sz="0" w:space="0" w:color="auto"/>
          </w:divBdr>
        </w:div>
        <w:div w:id="2139491694">
          <w:marLeft w:val="640"/>
          <w:marRight w:val="0"/>
          <w:marTop w:val="0"/>
          <w:marBottom w:val="0"/>
          <w:divBdr>
            <w:top w:val="none" w:sz="0" w:space="0" w:color="auto"/>
            <w:left w:val="none" w:sz="0" w:space="0" w:color="auto"/>
            <w:bottom w:val="none" w:sz="0" w:space="0" w:color="auto"/>
            <w:right w:val="none" w:sz="0" w:space="0" w:color="auto"/>
          </w:divBdr>
        </w:div>
        <w:div w:id="785732214">
          <w:marLeft w:val="640"/>
          <w:marRight w:val="0"/>
          <w:marTop w:val="0"/>
          <w:marBottom w:val="0"/>
          <w:divBdr>
            <w:top w:val="none" w:sz="0" w:space="0" w:color="auto"/>
            <w:left w:val="none" w:sz="0" w:space="0" w:color="auto"/>
            <w:bottom w:val="none" w:sz="0" w:space="0" w:color="auto"/>
            <w:right w:val="none" w:sz="0" w:space="0" w:color="auto"/>
          </w:divBdr>
        </w:div>
        <w:div w:id="157771362">
          <w:marLeft w:val="640"/>
          <w:marRight w:val="0"/>
          <w:marTop w:val="0"/>
          <w:marBottom w:val="0"/>
          <w:divBdr>
            <w:top w:val="none" w:sz="0" w:space="0" w:color="auto"/>
            <w:left w:val="none" w:sz="0" w:space="0" w:color="auto"/>
            <w:bottom w:val="none" w:sz="0" w:space="0" w:color="auto"/>
            <w:right w:val="none" w:sz="0" w:space="0" w:color="auto"/>
          </w:divBdr>
        </w:div>
        <w:div w:id="1623268916">
          <w:marLeft w:val="640"/>
          <w:marRight w:val="0"/>
          <w:marTop w:val="0"/>
          <w:marBottom w:val="0"/>
          <w:divBdr>
            <w:top w:val="none" w:sz="0" w:space="0" w:color="auto"/>
            <w:left w:val="none" w:sz="0" w:space="0" w:color="auto"/>
            <w:bottom w:val="none" w:sz="0" w:space="0" w:color="auto"/>
            <w:right w:val="none" w:sz="0" w:space="0" w:color="auto"/>
          </w:divBdr>
        </w:div>
        <w:div w:id="902330768">
          <w:marLeft w:val="640"/>
          <w:marRight w:val="0"/>
          <w:marTop w:val="0"/>
          <w:marBottom w:val="0"/>
          <w:divBdr>
            <w:top w:val="none" w:sz="0" w:space="0" w:color="auto"/>
            <w:left w:val="none" w:sz="0" w:space="0" w:color="auto"/>
            <w:bottom w:val="none" w:sz="0" w:space="0" w:color="auto"/>
            <w:right w:val="none" w:sz="0" w:space="0" w:color="auto"/>
          </w:divBdr>
        </w:div>
        <w:div w:id="787775050">
          <w:marLeft w:val="640"/>
          <w:marRight w:val="0"/>
          <w:marTop w:val="0"/>
          <w:marBottom w:val="0"/>
          <w:divBdr>
            <w:top w:val="none" w:sz="0" w:space="0" w:color="auto"/>
            <w:left w:val="none" w:sz="0" w:space="0" w:color="auto"/>
            <w:bottom w:val="none" w:sz="0" w:space="0" w:color="auto"/>
            <w:right w:val="none" w:sz="0" w:space="0" w:color="auto"/>
          </w:divBdr>
        </w:div>
        <w:div w:id="285042468">
          <w:marLeft w:val="640"/>
          <w:marRight w:val="0"/>
          <w:marTop w:val="0"/>
          <w:marBottom w:val="0"/>
          <w:divBdr>
            <w:top w:val="none" w:sz="0" w:space="0" w:color="auto"/>
            <w:left w:val="none" w:sz="0" w:space="0" w:color="auto"/>
            <w:bottom w:val="none" w:sz="0" w:space="0" w:color="auto"/>
            <w:right w:val="none" w:sz="0" w:space="0" w:color="auto"/>
          </w:divBdr>
        </w:div>
        <w:div w:id="1724256138">
          <w:marLeft w:val="640"/>
          <w:marRight w:val="0"/>
          <w:marTop w:val="0"/>
          <w:marBottom w:val="0"/>
          <w:divBdr>
            <w:top w:val="none" w:sz="0" w:space="0" w:color="auto"/>
            <w:left w:val="none" w:sz="0" w:space="0" w:color="auto"/>
            <w:bottom w:val="none" w:sz="0" w:space="0" w:color="auto"/>
            <w:right w:val="none" w:sz="0" w:space="0" w:color="auto"/>
          </w:divBdr>
        </w:div>
        <w:div w:id="744574331">
          <w:marLeft w:val="640"/>
          <w:marRight w:val="0"/>
          <w:marTop w:val="0"/>
          <w:marBottom w:val="0"/>
          <w:divBdr>
            <w:top w:val="none" w:sz="0" w:space="0" w:color="auto"/>
            <w:left w:val="none" w:sz="0" w:space="0" w:color="auto"/>
            <w:bottom w:val="none" w:sz="0" w:space="0" w:color="auto"/>
            <w:right w:val="none" w:sz="0" w:space="0" w:color="auto"/>
          </w:divBdr>
        </w:div>
        <w:div w:id="2084989943">
          <w:marLeft w:val="640"/>
          <w:marRight w:val="0"/>
          <w:marTop w:val="0"/>
          <w:marBottom w:val="0"/>
          <w:divBdr>
            <w:top w:val="none" w:sz="0" w:space="0" w:color="auto"/>
            <w:left w:val="none" w:sz="0" w:space="0" w:color="auto"/>
            <w:bottom w:val="none" w:sz="0" w:space="0" w:color="auto"/>
            <w:right w:val="none" w:sz="0" w:space="0" w:color="auto"/>
          </w:divBdr>
        </w:div>
        <w:div w:id="489171887">
          <w:marLeft w:val="640"/>
          <w:marRight w:val="0"/>
          <w:marTop w:val="0"/>
          <w:marBottom w:val="0"/>
          <w:divBdr>
            <w:top w:val="none" w:sz="0" w:space="0" w:color="auto"/>
            <w:left w:val="none" w:sz="0" w:space="0" w:color="auto"/>
            <w:bottom w:val="none" w:sz="0" w:space="0" w:color="auto"/>
            <w:right w:val="none" w:sz="0" w:space="0" w:color="auto"/>
          </w:divBdr>
        </w:div>
        <w:div w:id="2106684000">
          <w:marLeft w:val="640"/>
          <w:marRight w:val="0"/>
          <w:marTop w:val="0"/>
          <w:marBottom w:val="0"/>
          <w:divBdr>
            <w:top w:val="none" w:sz="0" w:space="0" w:color="auto"/>
            <w:left w:val="none" w:sz="0" w:space="0" w:color="auto"/>
            <w:bottom w:val="none" w:sz="0" w:space="0" w:color="auto"/>
            <w:right w:val="none" w:sz="0" w:space="0" w:color="auto"/>
          </w:divBdr>
        </w:div>
        <w:div w:id="1747453866">
          <w:marLeft w:val="640"/>
          <w:marRight w:val="0"/>
          <w:marTop w:val="0"/>
          <w:marBottom w:val="0"/>
          <w:divBdr>
            <w:top w:val="none" w:sz="0" w:space="0" w:color="auto"/>
            <w:left w:val="none" w:sz="0" w:space="0" w:color="auto"/>
            <w:bottom w:val="none" w:sz="0" w:space="0" w:color="auto"/>
            <w:right w:val="none" w:sz="0" w:space="0" w:color="auto"/>
          </w:divBdr>
        </w:div>
        <w:div w:id="2080125904">
          <w:marLeft w:val="640"/>
          <w:marRight w:val="0"/>
          <w:marTop w:val="0"/>
          <w:marBottom w:val="0"/>
          <w:divBdr>
            <w:top w:val="none" w:sz="0" w:space="0" w:color="auto"/>
            <w:left w:val="none" w:sz="0" w:space="0" w:color="auto"/>
            <w:bottom w:val="none" w:sz="0" w:space="0" w:color="auto"/>
            <w:right w:val="none" w:sz="0" w:space="0" w:color="auto"/>
          </w:divBdr>
        </w:div>
        <w:div w:id="1380323864">
          <w:marLeft w:val="640"/>
          <w:marRight w:val="0"/>
          <w:marTop w:val="0"/>
          <w:marBottom w:val="0"/>
          <w:divBdr>
            <w:top w:val="none" w:sz="0" w:space="0" w:color="auto"/>
            <w:left w:val="none" w:sz="0" w:space="0" w:color="auto"/>
            <w:bottom w:val="none" w:sz="0" w:space="0" w:color="auto"/>
            <w:right w:val="none" w:sz="0" w:space="0" w:color="auto"/>
          </w:divBdr>
        </w:div>
      </w:divsChild>
    </w:div>
    <w:div w:id="1126507396">
      <w:bodyDiv w:val="1"/>
      <w:marLeft w:val="0"/>
      <w:marRight w:val="0"/>
      <w:marTop w:val="0"/>
      <w:marBottom w:val="0"/>
      <w:divBdr>
        <w:top w:val="none" w:sz="0" w:space="0" w:color="auto"/>
        <w:left w:val="none" w:sz="0" w:space="0" w:color="auto"/>
        <w:bottom w:val="none" w:sz="0" w:space="0" w:color="auto"/>
        <w:right w:val="none" w:sz="0" w:space="0" w:color="auto"/>
      </w:divBdr>
      <w:divsChild>
        <w:div w:id="953900896">
          <w:marLeft w:val="640"/>
          <w:marRight w:val="0"/>
          <w:marTop w:val="0"/>
          <w:marBottom w:val="0"/>
          <w:divBdr>
            <w:top w:val="none" w:sz="0" w:space="0" w:color="auto"/>
            <w:left w:val="none" w:sz="0" w:space="0" w:color="auto"/>
            <w:bottom w:val="none" w:sz="0" w:space="0" w:color="auto"/>
            <w:right w:val="none" w:sz="0" w:space="0" w:color="auto"/>
          </w:divBdr>
        </w:div>
        <w:div w:id="236482597">
          <w:marLeft w:val="640"/>
          <w:marRight w:val="0"/>
          <w:marTop w:val="0"/>
          <w:marBottom w:val="0"/>
          <w:divBdr>
            <w:top w:val="none" w:sz="0" w:space="0" w:color="auto"/>
            <w:left w:val="none" w:sz="0" w:space="0" w:color="auto"/>
            <w:bottom w:val="none" w:sz="0" w:space="0" w:color="auto"/>
            <w:right w:val="none" w:sz="0" w:space="0" w:color="auto"/>
          </w:divBdr>
        </w:div>
        <w:div w:id="1889340415">
          <w:marLeft w:val="640"/>
          <w:marRight w:val="0"/>
          <w:marTop w:val="0"/>
          <w:marBottom w:val="0"/>
          <w:divBdr>
            <w:top w:val="none" w:sz="0" w:space="0" w:color="auto"/>
            <w:left w:val="none" w:sz="0" w:space="0" w:color="auto"/>
            <w:bottom w:val="none" w:sz="0" w:space="0" w:color="auto"/>
            <w:right w:val="none" w:sz="0" w:space="0" w:color="auto"/>
          </w:divBdr>
        </w:div>
        <w:div w:id="807824064">
          <w:marLeft w:val="640"/>
          <w:marRight w:val="0"/>
          <w:marTop w:val="0"/>
          <w:marBottom w:val="0"/>
          <w:divBdr>
            <w:top w:val="none" w:sz="0" w:space="0" w:color="auto"/>
            <w:left w:val="none" w:sz="0" w:space="0" w:color="auto"/>
            <w:bottom w:val="none" w:sz="0" w:space="0" w:color="auto"/>
            <w:right w:val="none" w:sz="0" w:space="0" w:color="auto"/>
          </w:divBdr>
        </w:div>
        <w:div w:id="2036609750">
          <w:marLeft w:val="640"/>
          <w:marRight w:val="0"/>
          <w:marTop w:val="0"/>
          <w:marBottom w:val="0"/>
          <w:divBdr>
            <w:top w:val="none" w:sz="0" w:space="0" w:color="auto"/>
            <w:left w:val="none" w:sz="0" w:space="0" w:color="auto"/>
            <w:bottom w:val="none" w:sz="0" w:space="0" w:color="auto"/>
            <w:right w:val="none" w:sz="0" w:space="0" w:color="auto"/>
          </w:divBdr>
        </w:div>
        <w:div w:id="1264151794">
          <w:marLeft w:val="640"/>
          <w:marRight w:val="0"/>
          <w:marTop w:val="0"/>
          <w:marBottom w:val="0"/>
          <w:divBdr>
            <w:top w:val="none" w:sz="0" w:space="0" w:color="auto"/>
            <w:left w:val="none" w:sz="0" w:space="0" w:color="auto"/>
            <w:bottom w:val="none" w:sz="0" w:space="0" w:color="auto"/>
            <w:right w:val="none" w:sz="0" w:space="0" w:color="auto"/>
          </w:divBdr>
        </w:div>
        <w:div w:id="487400132">
          <w:marLeft w:val="640"/>
          <w:marRight w:val="0"/>
          <w:marTop w:val="0"/>
          <w:marBottom w:val="0"/>
          <w:divBdr>
            <w:top w:val="none" w:sz="0" w:space="0" w:color="auto"/>
            <w:left w:val="none" w:sz="0" w:space="0" w:color="auto"/>
            <w:bottom w:val="none" w:sz="0" w:space="0" w:color="auto"/>
            <w:right w:val="none" w:sz="0" w:space="0" w:color="auto"/>
          </w:divBdr>
        </w:div>
        <w:div w:id="1504970904">
          <w:marLeft w:val="640"/>
          <w:marRight w:val="0"/>
          <w:marTop w:val="0"/>
          <w:marBottom w:val="0"/>
          <w:divBdr>
            <w:top w:val="none" w:sz="0" w:space="0" w:color="auto"/>
            <w:left w:val="none" w:sz="0" w:space="0" w:color="auto"/>
            <w:bottom w:val="none" w:sz="0" w:space="0" w:color="auto"/>
            <w:right w:val="none" w:sz="0" w:space="0" w:color="auto"/>
          </w:divBdr>
        </w:div>
        <w:div w:id="810249590">
          <w:marLeft w:val="640"/>
          <w:marRight w:val="0"/>
          <w:marTop w:val="0"/>
          <w:marBottom w:val="0"/>
          <w:divBdr>
            <w:top w:val="none" w:sz="0" w:space="0" w:color="auto"/>
            <w:left w:val="none" w:sz="0" w:space="0" w:color="auto"/>
            <w:bottom w:val="none" w:sz="0" w:space="0" w:color="auto"/>
            <w:right w:val="none" w:sz="0" w:space="0" w:color="auto"/>
          </w:divBdr>
        </w:div>
        <w:div w:id="1939215829">
          <w:marLeft w:val="640"/>
          <w:marRight w:val="0"/>
          <w:marTop w:val="0"/>
          <w:marBottom w:val="0"/>
          <w:divBdr>
            <w:top w:val="none" w:sz="0" w:space="0" w:color="auto"/>
            <w:left w:val="none" w:sz="0" w:space="0" w:color="auto"/>
            <w:bottom w:val="none" w:sz="0" w:space="0" w:color="auto"/>
            <w:right w:val="none" w:sz="0" w:space="0" w:color="auto"/>
          </w:divBdr>
        </w:div>
        <w:div w:id="396630032">
          <w:marLeft w:val="640"/>
          <w:marRight w:val="0"/>
          <w:marTop w:val="0"/>
          <w:marBottom w:val="0"/>
          <w:divBdr>
            <w:top w:val="none" w:sz="0" w:space="0" w:color="auto"/>
            <w:left w:val="none" w:sz="0" w:space="0" w:color="auto"/>
            <w:bottom w:val="none" w:sz="0" w:space="0" w:color="auto"/>
            <w:right w:val="none" w:sz="0" w:space="0" w:color="auto"/>
          </w:divBdr>
        </w:div>
        <w:div w:id="591397511">
          <w:marLeft w:val="640"/>
          <w:marRight w:val="0"/>
          <w:marTop w:val="0"/>
          <w:marBottom w:val="0"/>
          <w:divBdr>
            <w:top w:val="none" w:sz="0" w:space="0" w:color="auto"/>
            <w:left w:val="none" w:sz="0" w:space="0" w:color="auto"/>
            <w:bottom w:val="none" w:sz="0" w:space="0" w:color="auto"/>
            <w:right w:val="none" w:sz="0" w:space="0" w:color="auto"/>
          </w:divBdr>
        </w:div>
        <w:div w:id="1876917729">
          <w:marLeft w:val="640"/>
          <w:marRight w:val="0"/>
          <w:marTop w:val="0"/>
          <w:marBottom w:val="0"/>
          <w:divBdr>
            <w:top w:val="none" w:sz="0" w:space="0" w:color="auto"/>
            <w:left w:val="none" w:sz="0" w:space="0" w:color="auto"/>
            <w:bottom w:val="none" w:sz="0" w:space="0" w:color="auto"/>
            <w:right w:val="none" w:sz="0" w:space="0" w:color="auto"/>
          </w:divBdr>
        </w:div>
      </w:divsChild>
    </w:div>
    <w:div w:id="1180897494">
      <w:bodyDiv w:val="1"/>
      <w:marLeft w:val="0"/>
      <w:marRight w:val="0"/>
      <w:marTop w:val="0"/>
      <w:marBottom w:val="0"/>
      <w:divBdr>
        <w:top w:val="none" w:sz="0" w:space="0" w:color="auto"/>
        <w:left w:val="none" w:sz="0" w:space="0" w:color="auto"/>
        <w:bottom w:val="none" w:sz="0" w:space="0" w:color="auto"/>
        <w:right w:val="none" w:sz="0" w:space="0" w:color="auto"/>
      </w:divBdr>
      <w:divsChild>
        <w:div w:id="1310013606">
          <w:marLeft w:val="640"/>
          <w:marRight w:val="0"/>
          <w:marTop w:val="0"/>
          <w:marBottom w:val="0"/>
          <w:divBdr>
            <w:top w:val="none" w:sz="0" w:space="0" w:color="auto"/>
            <w:left w:val="none" w:sz="0" w:space="0" w:color="auto"/>
            <w:bottom w:val="none" w:sz="0" w:space="0" w:color="auto"/>
            <w:right w:val="none" w:sz="0" w:space="0" w:color="auto"/>
          </w:divBdr>
        </w:div>
        <w:div w:id="1163861196">
          <w:marLeft w:val="640"/>
          <w:marRight w:val="0"/>
          <w:marTop w:val="0"/>
          <w:marBottom w:val="0"/>
          <w:divBdr>
            <w:top w:val="none" w:sz="0" w:space="0" w:color="auto"/>
            <w:left w:val="none" w:sz="0" w:space="0" w:color="auto"/>
            <w:bottom w:val="none" w:sz="0" w:space="0" w:color="auto"/>
            <w:right w:val="none" w:sz="0" w:space="0" w:color="auto"/>
          </w:divBdr>
        </w:div>
        <w:div w:id="1383866768">
          <w:marLeft w:val="640"/>
          <w:marRight w:val="0"/>
          <w:marTop w:val="0"/>
          <w:marBottom w:val="0"/>
          <w:divBdr>
            <w:top w:val="none" w:sz="0" w:space="0" w:color="auto"/>
            <w:left w:val="none" w:sz="0" w:space="0" w:color="auto"/>
            <w:bottom w:val="none" w:sz="0" w:space="0" w:color="auto"/>
            <w:right w:val="none" w:sz="0" w:space="0" w:color="auto"/>
          </w:divBdr>
        </w:div>
        <w:div w:id="624122364">
          <w:marLeft w:val="640"/>
          <w:marRight w:val="0"/>
          <w:marTop w:val="0"/>
          <w:marBottom w:val="0"/>
          <w:divBdr>
            <w:top w:val="none" w:sz="0" w:space="0" w:color="auto"/>
            <w:left w:val="none" w:sz="0" w:space="0" w:color="auto"/>
            <w:bottom w:val="none" w:sz="0" w:space="0" w:color="auto"/>
            <w:right w:val="none" w:sz="0" w:space="0" w:color="auto"/>
          </w:divBdr>
        </w:div>
        <w:div w:id="1010646279">
          <w:marLeft w:val="640"/>
          <w:marRight w:val="0"/>
          <w:marTop w:val="0"/>
          <w:marBottom w:val="0"/>
          <w:divBdr>
            <w:top w:val="none" w:sz="0" w:space="0" w:color="auto"/>
            <w:left w:val="none" w:sz="0" w:space="0" w:color="auto"/>
            <w:bottom w:val="none" w:sz="0" w:space="0" w:color="auto"/>
            <w:right w:val="none" w:sz="0" w:space="0" w:color="auto"/>
          </w:divBdr>
        </w:div>
        <w:div w:id="1493639827">
          <w:marLeft w:val="640"/>
          <w:marRight w:val="0"/>
          <w:marTop w:val="0"/>
          <w:marBottom w:val="0"/>
          <w:divBdr>
            <w:top w:val="none" w:sz="0" w:space="0" w:color="auto"/>
            <w:left w:val="none" w:sz="0" w:space="0" w:color="auto"/>
            <w:bottom w:val="none" w:sz="0" w:space="0" w:color="auto"/>
            <w:right w:val="none" w:sz="0" w:space="0" w:color="auto"/>
          </w:divBdr>
        </w:div>
        <w:div w:id="2075161504">
          <w:marLeft w:val="640"/>
          <w:marRight w:val="0"/>
          <w:marTop w:val="0"/>
          <w:marBottom w:val="0"/>
          <w:divBdr>
            <w:top w:val="none" w:sz="0" w:space="0" w:color="auto"/>
            <w:left w:val="none" w:sz="0" w:space="0" w:color="auto"/>
            <w:bottom w:val="none" w:sz="0" w:space="0" w:color="auto"/>
            <w:right w:val="none" w:sz="0" w:space="0" w:color="auto"/>
          </w:divBdr>
        </w:div>
        <w:div w:id="2090151103">
          <w:marLeft w:val="640"/>
          <w:marRight w:val="0"/>
          <w:marTop w:val="0"/>
          <w:marBottom w:val="0"/>
          <w:divBdr>
            <w:top w:val="none" w:sz="0" w:space="0" w:color="auto"/>
            <w:left w:val="none" w:sz="0" w:space="0" w:color="auto"/>
            <w:bottom w:val="none" w:sz="0" w:space="0" w:color="auto"/>
            <w:right w:val="none" w:sz="0" w:space="0" w:color="auto"/>
          </w:divBdr>
        </w:div>
        <w:div w:id="608242293">
          <w:marLeft w:val="640"/>
          <w:marRight w:val="0"/>
          <w:marTop w:val="0"/>
          <w:marBottom w:val="0"/>
          <w:divBdr>
            <w:top w:val="none" w:sz="0" w:space="0" w:color="auto"/>
            <w:left w:val="none" w:sz="0" w:space="0" w:color="auto"/>
            <w:bottom w:val="none" w:sz="0" w:space="0" w:color="auto"/>
            <w:right w:val="none" w:sz="0" w:space="0" w:color="auto"/>
          </w:divBdr>
        </w:div>
        <w:div w:id="1025718885">
          <w:marLeft w:val="640"/>
          <w:marRight w:val="0"/>
          <w:marTop w:val="0"/>
          <w:marBottom w:val="0"/>
          <w:divBdr>
            <w:top w:val="none" w:sz="0" w:space="0" w:color="auto"/>
            <w:left w:val="none" w:sz="0" w:space="0" w:color="auto"/>
            <w:bottom w:val="none" w:sz="0" w:space="0" w:color="auto"/>
            <w:right w:val="none" w:sz="0" w:space="0" w:color="auto"/>
          </w:divBdr>
        </w:div>
        <w:div w:id="1582331156">
          <w:marLeft w:val="640"/>
          <w:marRight w:val="0"/>
          <w:marTop w:val="0"/>
          <w:marBottom w:val="0"/>
          <w:divBdr>
            <w:top w:val="none" w:sz="0" w:space="0" w:color="auto"/>
            <w:left w:val="none" w:sz="0" w:space="0" w:color="auto"/>
            <w:bottom w:val="none" w:sz="0" w:space="0" w:color="auto"/>
            <w:right w:val="none" w:sz="0" w:space="0" w:color="auto"/>
          </w:divBdr>
        </w:div>
        <w:div w:id="894200173">
          <w:marLeft w:val="640"/>
          <w:marRight w:val="0"/>
          <w:marTop w:val="0"/>
          <w:marBottom w:val="0"/>
          <w:divBdr>
            <w:top w:val="none" w:sz="0" w:space="0" w:color="auto"/>
            <w:left w:val="none" w:sz="0" w:space="0" w:color="auto"/>
            <w:bottom w:val="none" w:sz="0" w:space="0" w:color="auto"/>
            <w:right w:val="none" w:sz="0" w:space="0" w:color="auto"/>
          </w:divBdr>
        </w:div>
        <w:div w:id="613706294">
          <w:marLeft w:val="640"/>
          <w:marRight w:val="0"/>
          <w:marTop w:val="0"/>
          <w:marBottom w:val="0"/>
          <w:divBdr>
            <w:top w:val="none" w:sz="0" w:space="0" w:color="auto"/>
            <w:left w:val="none" w:sz="0" w:space="0" w:color="auto"/>
            <w:bottom w:val="none" w:sz="0" w:space="0" w:color="auto"/>
            <w:right w:val="none" w:sz="0" w:space="0" w:color="auto"/>
          </w:divBdr>
        </w:div>
        <w:div w:id="1289707237">
          <w:marLeft w:val="640"/>
          <w:marRight w:val="0"/>
          <w:marTop w:val="0"/>
          <w:marBottom w:val="0"/>
          <w:divBdr>
            <w:top w:val="none" w:sz="0" w:space="0" w:color="auto"/>
            <w:left w:val="none" w:sz="0" w:space="0" w:color="auto"/>
            <w:bottom w:val="none" w:sz="0" w:space="0" w:color="auto"/>
            <w:right w:val="none" w:sz="0" w:space="0" w:color="auto"/>
          </w:divBdr>
        </w:div>
        <w:div w:id="778374525">
          <w:marLeft w:val="640"/>
          <w:marRight w:val="0"/>
          <w:marTop w:val="0"/>
          <w:marBottom w:val="0"/>
          <w:divBdr>
            <w:top w:val="none" w:sz="0" w:space="0" w:color="auto"/>
            <w:left w:val="none" w:sz="0" w:space="0" w:color="auto"/>
            <w:bottom w:val="none" w:sz="0" w:space="0" w:color="auto"/>
            <w:right w:val="none" w:sz="0" w:space="0" w:color="auto"/>
          </w:divBdr>
        </w:div>
        <w:div w:id="311714713">
          <w:marLeft w:val="640"/>
          <w:marRight w:val="0"/>
          <w:marTop w:val="0"/>
          <w:marBottom w:val="0"/>
          <w:divBdr>
            <w:top w:val="none" w:sz="0" w:space="0" w:color="auto"/>
            <w:left w:val="none" w:sz="0" w:space="0" w:color="auto"/>
            <w:bottom w:val="none" w:sz="0" w:space="0" w:color="auto"/>
            <w:right w:val="none" w:sz="0" w:space="0" w:color="auto"/>
          </w:divBdr>
        </w:div>
        <w:div w:id="83034838">
          <w:marLeft w:val="640"/>
          <w:marRight w:val="0"/>
          <w:marTop w:val="0"/>
          <w:marBottom w:val="0"/>
          <w:divBdr>
            <w:top w:val="none" w:sz="0" w:space="0" w:color="auto"/>
            <w:left w:val="none" w:sz="0" w:space="0" w:color="auto"/>
            <w:bottom w:val="none" w:sz="0" w:space="0" w:color="auto"/>
            <w:right w:val="none" w:sz="0" w:space="0" w:color="auto"/>
          </w:divBdr>
        </w:div>
        <w:div w:id="1390225222">
          <w:marLeft w:val="640"/>
          <w:marRight w:val="0"/>
          <w:marTop w:val="0"/>
          <w:marBottom w:val="0"/>
          <w:divBdr>
            <w:top w:val="none" w:sz="0" w:space="0" w:color="auto"/>
            <w:left w:val="none" w:sz="0" w:space="0" w:color="auto"/>
            <w:bottom w:val="none" w:sz="0" w:space="0" w:color="auto"/>
            <w:right w:val="none" w:sz="0" w:space="0" w:color="auto"/>
          </w:divBdr>
        </w:div>
        <w:div w:id="1228036412">
          <w:marLeft w:val="640"/>
          <w:marRight w:val="0"/>
          <w:marTop w:val="0"/>
          <w:marBottom w:val="0"/>
          <w:divBdr>
            <w:top w:val="none" w:sz="0" w:space="0" w:color="auto"/>
            <w:left w:val="none" w:sz="0" w:space="0" w:color="auto"/>
            <w:bottom w:val="none" w:sz="0" w:space="0" w:color="auto"/>
            <w:right w:val="none" w:sz="0" w:space="0" w:color="auto"/>
          </w:divBdr>
        </w:div>
        <w:div w:id="2052917113">
          <w:marLeft w:val="640"/>
          <w:marRight w:val="0"/>
          <w:marTop w:val="0"/>
          <w:marBottom w:val="0"/>
          <w:divBdr>
            <w:top w:val="none" w:sz="0" w:space="0" w:color="auto"/>
            <w:left w:val="none" w:sz="0" w:space="0" w:color="auto"/>
            <w:bottom w:val="none" w:sz="0" w:space="0" w:color="auto"/>
            <w:right w:val="none" w:sz="0" w:space="0" w:color="auto"/>
          </w:divBdr>
        </w:div>
        <w:div w:id="1115104193">
          <w:marLeft w:val="640"/>
          <w:marRight w:val="0"/>
          <w:marTop w:val="0"/>
          <w:marBottom w:val="0"/>
          <w:divBdr>
            <w:top w:val="none" w:sz="0" w:space="0" w:color="auto"/>
            <w:left w:val="none" w:sz="0" w:space="0" w:color="auto"/>
            <w:bottom w:val="none" w:sz="0" w:space="0" w:color="auto"/>
            <w:right w:val="none" w:sz="0" w:space="0" w:color="auto"/>
          </w:divBdr>
        </w:div>
      </w:divsChild>
    </w:div>
    <w:div w:id="1186795554">
      <w:bodyDiv w:val="1"/>
      <w:marLeft w:val="0"/>
      <w:marRight w:val="0"/>
      <w:marTop w:val="0"/>
      <w:marBottom w:val="0"/>
      <w:divBdr>
        <w:top w:val="none" w:sz="0" w:space="0" w:color="auto"/>
        <w:left w:val="none" w:sz="0" w:space="0" w:color="auto"/>
        <w:bottom w:val="none" w:sz="0" w:space="0" w:color="auto"/>
        <w:right w:val="none" w:sz="0" w:space="0" w:color="auto"/>
      </w:divBdr>
      <w:divsChild>
        <w:div w:id="161628765">
          <w:marLeft w:val="640"/>
          <w:marRight w:val="0"/>
          <w:marTop w:val="0"/>
          <w:marBottom w:val="0"/>
          <w:divBdr>
            <w:top w:val="none" w:sz="0" w:space="0" w:color="auto"/>
            <w:left w:val="none" w:sz="0" w:space="0" w:color="auto"/>
            <w:bottom w:val="none" w:sz="0" w:space="0" w:color="auto"/>
            <w:right w:val="none" w:sz="0" w:space="0" w:color="auto"/>
          </w:divBdr>
        </w:div>
        <w:div w:id="166100598">
          <w:marLeft w:val="640"/>
          <w:marRight w:val="0"/>
          <w:marTop w:val="0"/>
          <w:marBottom w:val="0"/>
          <w:divBdr>
            <w:top w:val="none" w:sz="0" w:space="0" w:color="auto"/>
            <w:left w:val="none" w:sz="0" w:space="0" w:color="auto"/>
            <w:bottom w:val="none" w:sz="0" w:space="0" w:color="auto"/>
            <w:right w:val="none" w:sz="0" w:space="0" w:color="auto"/>
          </w:divBdr>
        </w:div>
        <w:div w:id="572618761">
          <w:marLeft w:val="640"/>
          <w:marRight w:val="0"/>
          <w:marTop w:val="0"/>
          <w:marBottom w:val="0"/>
          <w:divBdr>
            <w:top w:val="none" w:sz="0" w:space="0" w:color="auto"/>
            <w:left w:val="none" w:sz="0" w:space="0" w:color="auto"/>
            <w:bottom w:val="none" w:sz="0" w:space="0" w:color="auto"/>
            <w:right w:val="none" w:sz="0" w:space="0" w:color="auto"/>
          </w:divBdr>
        </w:div>
        <w:div w:id="533809680">
          <w:marLeft w:val="640"/>
          <w:marRight w:val="0"/>
          <w:marTop w:val="0"/>
          <w:marBottom w:val="0"/>
          <w:divBdr>
            <w:top w:val="none" w:sz="0" w:space="0" w:color="auto"/>
            <w:left w:val="none" w:sz="0" w:space="0" w:color="auto"/>
            <w:bottom w:val="none" w:sz="0" w:space="0" w:color="auto"/>
            <w:right w:val="none" w:sz="0" w:space="0" w:color="auto"/>
          </w:divBdr>
        </w:div>
        <w:div w:id="1897738622">
          <w:marLeft w:val="640"/>
          <w:marRight w:val="0"/>
          <w:marTop w:val="0"/>
          <w:marBottom w:val="0"/>
          <w:divBdr>
            <w:top w:val="none" w:sz="0" w:space="0" w:color="auto"/>
            <w:left w:val="none" w:sz="0" w:space="0" w:color="auto"/>
            <w:bottom w:val="none" w:sz="0" w:space="0" w:color="auto"/>
            <w:right w:val="none" w:sz="0" w:space="0" w:color="auto"/>
          </w:divBdr>
        </w:div>
        <w:div w:id="1307127146">
          <w:marLeft w:val="640"/>
          <w:marRight w:val="0"/>
          <w:marTop w:val="0"/>
          <w:marBottom w:val="0"/>
          <w:divBdr>
            <w:top w:val="none" w:sz="0" w:space="0" w:color="auto"/>
            <w:left w:val="none" w:sz="0" w:space="0" w:color="auto"/>
            <w:bottom w:val="none" w:sz="0" w:space="0" w:color="auto"/>
            <w:right w:val="none" w:sz="0" w:space="0" w:color="auto"/>
          </w:divBdr>
        </w:div>
        <w:div w:id="1368411791">
          <w:marLeft w:val="640"/>
          <w:marRight w:val="0"/>
          <w:marTop w:val="0"/>
          <w:marBottom w:val="0"/>
          <w:divBdr>
            <w:top w:val="none" w:sz="0" w:space="0" w:color="auto"/>
            <w:left w:val="none" w:sz="0" w:space="0" w:color="auto"/>
            <w:bottom w:val="none" w:sz="0" w:space="0" w:color="auto"/>
            <w:right w:val="none" w:sz="0" w:space="0" w:color="auto"/>
          </w:divBdr>
        </w:div>
        <w:div w:id="1852833851">
          <w:marLeft w:val="640"/>
          <w:marRight w:val="0"/>
          <w:marTop w:val="0"/>
          <w:marBottom w:val="0"/>
          <w:divBdr>
            <w:top w:val="none" w:sz="0" w:space="0" w:color="auto"/>
            <w:left w:val="none" w:sz="0" w:space="0" w:color="auto"/>
            <w:bottom w:val="none" w:sz="0" w:space="0" w:color="auto"/>
            <w:right w:val="none" w:sz="0" w:space="0" w:color="auto"/>
          </w:divBdr>
        </w:div>
        <w:div w:id="1919096287">
          <w:marLeft w:val="640"/>
          <w:marRight w:val="0"/>
          <w:marTop w:val="0"/>
          <w:marBottom w:val="0"/>
          <w:divBdr>
            <w:top w:val="none" w:sz="0" w:space="0" w:color="auto"/>
            <w:left w:val="none" w:sz="0" w:space="0" w:color="auto"/>
            <w:bottom w:val="none" w:sz="0" w:space="0" w:color="auto"/>
            <w:right w:val="none" w:sz="0" w:space="0" w:color="auto"/>
          </w:divBdr>
        </w:div>
        <w:div w:id="729228135">
          <w:marLeft w:val="640"/>
          <w:marRight w:val="0"/>
          <w:marTop w:val="0"/>
          <w:marBottom w:val="0"/>
          <w:divBdr>
            <w:top w:val="none" w:sz="0" w:space="0" w:color="auto"/>
            <w:left w:val="none" w:sz="0" w:space="0" w:color="auto"/>
            <w:bottom w:val="none" w:sz="0" w:space="0" w:color="auto"/>
            <w:right w:val="none" w:sz="0" w:space="0" w:color="auto"/>
          </w:divBdr>
        </w:div>
        <w:div w:id="1266229224">
          <w:marLeft w:val="640"/>
          <w:marRight w:val="0"/>
          <w:marTop w:val="0"/>
          <w:marBottom w:val="0"/>
          <w:divBdr>
            <w:top w:val="none" w:sz="0" w:space="0" w:color="auto"/>
            <w:left w:val="none" w:sz="0" w:space="0" w:color="auto"/>
            <w:bottom w:val="none" w:sz="0" w:space="0" w:color="auto"/>
            <w:right w:val="none" w:sz="0" w:space="0" w:color="auto"/>
          </w:divBdr>
        </w:div>
        <w:div w:id="720011137">
          <w:marLeft w:val="640"/>
          <w:marRight w:val="0"/>
          <w:marTop w:val="0"/>
          <w:marBottom w:val="0"/>
          <w:divBdr>
            <w:top w:val="none" w:sz="0" w:space="0" w:color="auto"/>
            <w:left w:val="none" w:sz="0" w:space="0" w:color="auto"/>
            <w:bottom w:val="none" w:sz="0" w:space="0" w:color="auto"/>
            <w:right w:val="none" w:sz="0" w:space="0" w:color="auto"/>
          </w:divBdr>
        </w:div>
        <w:div w:id="359942032">
          <w:marLeft w:val="640"/>
          <w:marRight w:val="0"/>
          <w:marTop w:val="0"/>
          <w:marBottom w:val="0"/>
          <w:divBdr>
            <w:top w:val="none" w:sz="0" w:space="0" w:color="auto"/>
            <w:left w:val="none" w:sz="0" w:space="0" w:color="auto"/>
            <w:bottom w:val="none" w:sz="0" w:space="0" w:color="auto"/>
            <w:right w:val="none" w:sz="0" w:space="0" w:color="auto"/>
          </w:divBdr>
        </w:div>
        <w:div w:id="1959485047">
          <w:marLeft w:val="640"/>
          <w:marRight w:val="0"/>
          <w:marTop w:val="0"/>
          <w:marBottom w:val="0"/>
          <w:divBdr>
            <w:top w:val="none" w:sz="0" w:space="0" w:color="auto"/>
            <w:left w:val="none" w:sz="0" w:space="0" w:color="auto"/>
            <w:bottom w:val="none" w:sz="0" w:space="0" w:color="auto"/>
            <w:right w:val="none" w:sz="0" w:space="0" w:color="auto"/>
          </w:divBdr>
        </w:div>
        <w:div w:id="813063725">
          <w:marLeft w:val="640"/>
          <w:marRight w:val="0"/>
          <w:marTop w:val="0"/>
          <w:marBottom w:val="0"/>
          <w:divBdr>
            <w:top w:val="none" w:sz="0" w:space="0" w:color="auto"/>
            <w:left w:val="none" w:sz="0" w:space="0" w:color="auto"/>
            <w:bottom w:val="none" w:sz="0" w:space="0" w:color="auto"/>
            <w:right w:val="none" w:sz="0" w:space="0" w:color="auto"/>
          </w:divBdr>
        </w:div>
        <w:div w:id="61367095">
          <w:marLeft w:val="640"/>
          <w:marRight w:val="0"/>
          <w:marTop w:val="0"/>
          <w:marBottom w:val="0"/>
          <w:divBdr>
            <w:top w:val="none" w:sz="0" w:space="0" w:color="auto"/>
            <w:left w:val="none" w:sz="0" w:space="0" w:color="auto"/>
            <w:bottom w:val="none" w:sz="0" w:space="0" w:color="auto"/>
            <w:right w:val="none" w:sz="0" w:space="0" w:color="auto"/>
          </w:divBdr>
        </w:div>
        <w:div w:id="1723601724">
          <w:marLeft w:val="640"/>
          <w:marRight w:val="0"/>
          <w:marTop w:val="0"/>
          <w:marBottom w:val="0"/>
          <w:divBdr>
            <w:top w:val="none" w:sz="0" w:space="0" w:color="auto"/>
            <w:left w:val="none" w:sz="0" w:space="0" w:color="auto"/>
            <w:bottom w:val="none" w:sz="0" w:space="0" w:color="auto"/>
            <w:right w:val="none" w:sz="0" w:space="0" w:color="auto"/>
          </w:divBdr>
        </w:div>
        <w:div w:id="1883440425">
          <w:marLeft w:val="640"/>
          <w:marRight w:val="0"/>
          <w:marTop w:val="0"/>
          <w:marBottom w:val="0"/>
          <w:divBdr>
            <w:top w:val="none" w:sz="0" w:space="0" w:color="auto"/>
            <w:left w:val="none" w:sz="0" w:space="0" w:color="auto"/>
            <w:bottom w:val="none" w:sz="0" w:space="0" w:color="auto"/>
            <w:right w:val="none" w:sz="0" w:space="0" w:color="auto"/>
          </w:divBdr>
        </w:div>
        <w:div w:id="1907258065">
          <w:marLeft w:val="640"/>
          <w:marRight w:val="0"/>
          <w:marTop w:val="0"/>
          <w:marBottom w:val="0"/>
          <w:divBdr>
            <w:top w:val="none" w:sz="0" w:space="0" w:color="auto"/>
            <w:left w:val="none" w:sz="0" w:space="0" w:color="auto"/>
            <w:bottom w:val="none" w:sz="0" w:space="0" w:color="auto"/>
            <w:right w:val="none" w:sz="0" w:space="0" w:color="auto"/>
          </w:divBdr>
        </w:div>
        <w:div w:id="1767968392">
          <w:marLeft w:val="640"/>
          <w:marRight w:val="0"/>
          <w:marTop w:val="0"/>
          <w:marBottom w:val="0"/>
          <w:divBdr>
            <w:top w:val="none" w:sz="0" w:space="0" w:color="auto"/>
            <w:left w:val="none" w:sz="0" w:space="0" w:color="auto"/>
            <w:bottom w:val="none" w:sz="0" w:space="0" w:color="auto"/>
            <w:right w:val="none" w:sz="0" w:space="0" w:color="auto"/>
          </w:divBdr>
        </w:div>
        <w:div w:id="2028480518">
          <w:marLeft w:val="640"/>
          <w:marRight w:val="0"/>
          <w:marTop w:val="0"/>
          <w:marBottom w:val="0"/>
          <w:divBdr>
            <w:top w:val="none" w:sz="0" w:space="0" w:color="auto"/>
            <w:left w:val="none" w:sz="0" w:space="0" w:color="auto"/>
            <w:bottom w:val="none" w:sz="0" w:space="0" w:color="auto"/>
            <w:right w:val="none" w:sz="0" w:space="0" w:color="auto"/>
          </w:divBdr>
        </w:div>
        <w:div w:id="336661402">
          <w:marLeft w:val="640"/>
          <w:marRight w:val="0"/>
          <w:marTop w:val="0"/>
          <w:marBottom w:val="0"/>
          <w:divBdr>
            <w:top w:val="none" w:sz="0" w:space="0" w:color="auto"/>
            <w:left w:val="none" w:sz="0" w:space="0" w:color="auto"/>
            <w:bottom w:val="none" w:sz="0" w:space="0" w:color="auto"/>
            <w:right w:val="none" w:sz="0" w:space="0" w:color="auto"/>
          </w:divBdr>
        </w:div>
        <w:div w:id="768623600">
          <w:marLeft w:val="640"/>
          <w:marRight w:val="0"/>
          <w:marTop w:val="0"/>
          <w:marBottom w:val="0"/>
          <w:divBdr>
            <w:top w:val="none" w:sz="0" w:space="0" w:color="auto"/>
            <w:left w:val="none" w:sz="0" w:space="0" w:color="auto"/>
            <w:bottom w:val="none" w:sz="0" w:space="0" w:color="auto"/>
            <w:right w:val="none" w:sz="0" w:space="0" w:color="auto"/>
          </w:divBdr>
        </w:div>
        <w:div w:id="1508403693">
          <w:marLeft w:val="640"/>
          <w:marRight w:val="0"/>
          <w:marTop w:val="0"/>
          <w:marBottom w:val="0"/>
          <w:divBdr>
            <w:top w:val="none" w:sz="0" w:space="0" w:color="auto"/>
            <w:left w:val="none" w:sz="0" w:space="0" w:color="auto"/>
            <w:bottom w:val="none" w:sz="0" w:space="0" w:color="auto"/>
            <w:right w:val="none" w:sz="0" w:space="0" w:color="auto"/>
          </w:divBdr>
        </w:div>
        <w:div w:id="1132554226">
          <w:marLeft w:val="640"/>
          <w:marRight w:val="0"/>
          <w:marTop w:val="0"/>
          <w:marBottom w:val="0"/>
          <w:divBdr>
            <w:top w:val="none" w:sz="0" w:space="0" w:color="auto"/>
            <w:left w:val="none" w:sz="0" w:space="0" w:color="auto"/>
            <w:bottom w:val="none" w:sz="0" w:space="0" w:color="auto"/>
            <w:right w:val="none" w:sz="0" w:space="0" w:color="auto"/>
          </w:divBdr>
        </w:div>
      </w:divsChild>
    </w:div>
    <w:div w:id="1189292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8871">
          <w:marLeft w:val="640"/>
          <w:marRight w:val="0"/>
          <w:marTop w:val="0"/>
          <w:marBottom w:val="0"/>
          <w:divBdr>
            <w:top w:val="none" w:sz="0" w:space="0" w:color="auto"/>
            <w:left w:val="none" w:sz="0" w:space="0" w:color="auto"/>
            <w:bottom w:val="none" w:sz="0" w:space="0" w:color="auto"/>
            <w:right w:val="none" w:sz="0" w:space="0" w:color="auto"/>
          </w:divBdr>
        </w:div>
        <w:div w:id="1698776111">
          <w:marLeft w:val="640"/>
          <w:marRight w:val="0"/>
          <w:marTop w:val="0"/>
          <w:marBottom w:val="0"/>
          <w:divBdr>
            <w:top w:val="none" w:sz="0" w:space="0" w:color="auto"/>
            <w:left w:val="none" w:sz="0" w:space="0" w:color="auto"/>
            <w:bottom w:val="none" w:sz="0" w:space="0" w:color="auto"/>
            <w:right w:val="none" w:sz="0" w:space="0" w:color="auto"/>
          </w:divBdr>
        </w:div>
        <w:div w:id="1427574321">
          <w:marLeft w:val="640"/>
          <w:marRight w:val="0"/>
          <w:marTop w:val="0"/>
          <w:marBottom w:val="0"/>
          <w:divBdr>
            <w:top w:val="none" w:sz="0" w:space="0" w:color="auto"/>
            <w:left w:val="none" w:sz="0" w:space="0" w:color="auto"/>
            <w:bottom w:val="none" w:sz="0" w:space="0" w:color="auto"/>
            <w:right w:val="none" w:sz="0" w:space="0" w:color="auto"/>
          </w:divBdr>
        </w:div>
        <w:div w:id="1807355479">
          <w:marLeft w:val="640"/>
          <w:marRight w:val="0"/>
          <w:marTop w:val="0"/>
          <w:marBottom w:val="0"/>
          <w:divBdr>
            <w:top w:val="none" w:sz="0" w:space="0" w:color="auto"/>
            <w:left w:val="none" w:sz="0" w:space="0" w:color="auto"/>
            <w:bottom w:val="none" w:sz="0" w:space="0" w:color="auto"/>
            <w:right w:val="none" w:sz="0" w:space="0" w:color="auto"/>
          </w:divBdr>
        </w:div>
        <w:div w:id="509218848">
          <w:marLeft w:val="640"/>
          <w:marRight w:val="0"/>
          <w:marTop w:val="0"/>
          <w:marBottom w:val="0"/>
          <w:divBdr>
            <w:top w:val="none" w:sz="0" w:space="0" w:color="auto"/>
            <w:left w:val="none" w:sz="0" w:space="0" w:color="auto"/>
            <w:bottom w:val="none" w:sz="0" w:space="0" w:color="auto"/>
            <w:right w:val="none" w:sz="0" w:space="0" w:color="auto"/>
          </w:divBdr>
        </w:div>
        <w:div w:id="819468097">
          <w:marLeft w:val="640"/>
          <w:marRight w:val="0"/>
          <w:marTop w:val="0"/>
          <w:marBottom w:val="0"/>
          <w:divBdr>
            <w:top w:val="none" w:sz="0" w:space="0" w:color="auto"/>
            <w:left w:val="none" w:sz="0" w:space="0" w:color="auto"/>
            <w:bottom w:val="none" w:sz="0" w:space="0" w:color="auto"/>
            <w:right w:val="none" w:sz="0" w:space="0" w:color="auto"/>
          </w:divBdr>
        </w:div>
        <w:div w:id="684137636">
          <w:marLeft w:val="640"/>
          <w:marRight w:val="0"/>
          <w:marTop w:val="0"/>
          <w:marBottom w:val="0"/>
          <w:divBdr>
            <w:top w:val="none" w:sz="0" w:space="0" w:color="auto"/>
            <w:left w:val="none" w:sz="0" w:space="0" w:color="auto"/>
            <w:bottom w:val="none" w:sz="0" w:space="0" w:color="auto"/>
            <w:right w:val="none" w:sz="0" w:space="0" w:color="auto"/>
          </w:divBdr>
        </w:div>
        <w:div w:id="1645160920">
          <w:marLeft w:val="640"/>
          <w:marRight w:val="0"/>
          <w:marTop w:val="0"/>
          <w:marBottom w:val="0"/>
          <w:divBdr>
            <w:top w:val="none" w:sz="0" w:space="0" w:color="auto"/>
            <w:left w:val="none" w:sz="0" w:space="0" w:color="auto"/>
            <w:bottom w:val="none" w:sz="0" w:space="0" w:color="auto"/>
            <w:right w:val="none" w:sz="0" w:space="0" w:color="auto"/>
          </w:divBdr>
        </w:div>
        <w:div w:id="1662779696">
          <w:marLeft w:val="640"/>
          <w:marRight w:val="0"/>
          <w:marTop w:val="0"/>
          <w:marBottom w:val="0"/>
          <w:divBdr>
            <w:top w:val="none" w:sz="0" w:space="0" w:color="auto"/>
            <w:left w:val="none" w:sz="0" w:space="0" w:color="auto"/>
            <w:bottom w:val="none" w:sz="0" w:space="0" w:color="auto"/>
            <w:right w:val="none" w:sz="0" w:space="0" w:color="auto"/>
          </w:divBdr>
        </w:div>
        <w:div w:id="262031024">
          <w:marLeft w:val="640"/>
          <w:marRight w:val="0"/>
          <w:marTop w:val="0"/>
          <w:marBottom w:val="0"/>
          <w:divBdr>
            <w:top w:val="none" w:sz="0" w:space="0" w:color="auto"/>
            <w:left w:val="none" w:sz="0" w:space="0" w:color="auto"/>
            <w:bottom w:val="none" w:sz="0" w:space="0" w:color="auto"/>
            <w:right w:val="none" w:sz="0" w:space="0" w:color="auto"/>
          </w:divBdr>
        </w:div>
        <w:div w:id="1519544155">
          <w:marLeft w:val="640"/>
          <w:marRight w:val="0"/>
          <w:marTop w:val="0"/>
          <w:marBottom w:val="0"/>
          <w:divBdr>
            <w:top w:val="none" w:sz="0" w:space="0" w:color="auto"/>
            <w:left w:val="none" w:sz="0" w:space="0" w:color="auto"/>
            <w:bottom w:val="none" w:sz="0" w:space="0" w:color="auto"/>
            <w:right w:val="none" w:sz="0" w:space="0" w:color="auto"/>
          </w:divBdr>
        </w:div>
        <w:div w:id="688291629">
          <w:marLeft w:val="640"/>
          <w:marRight w:val="0"/>
          <w:marTop w:val="0"/>
          <w:marBottom w:val="0"/>
          <w:divBdr>
            <w:top w:val="none" w:sz="0" w:space="0" w:color="auto"/>
            <w:left w:val="none" w:sz="0" w:space="0" w:color="auto"/>
            <w:bottom w:val="none" w:sz="0" w:space="0" w:color="auto"/>
            <w:right w:val="none" w:sz="0" w:space="0" w:color="auto"/>
          </w:divBdr>
        </w:div>
        <w:div w:id="398022560">
          <w:marLeft w:val="640"/>
          <w:marRight w:val="0"/>
          <w:marTop w:val="0"/>
          <w:marBottom w:val="0"/>
          <w:divBdr>
            <w:top w:val="none" w:sz="0" w:space="0" w:color="auto"/>
            <w:left w:val="none" w:sz="0" w:space="0" w:color="auto"/>
            <w:bottom w:val="none" w:sz="0" w:space="0" w:color="auto"/>
            <w:right w:val="none" w:sz="0" w:space="0" w:color="auto"/>
          </w:divBdr>
        </w:div>
        <w:div w:id="1104109352">
          <w:marLeft w:val="640"/>
          <w:marRight w:val="0"/>
          <w:marTop w:val="0"/>
          <w:marBottom w:val="0"/>
          <w:divBdr>
            <w:top w:val="none" w:sz="0" w:space="0" w:color="auto"/>
            <w:left w:val="none" w:sz="0" w:space="0" w:color="auto"/>
            <w:bottom w:val="none" w:sz="0" w:space="0" w:color="auto"/>
            <w:right w:val="none" w:sz="0" w:space="0" w:color="auto"/>
          </w:divBdr>
        </w:div>
        <w:div w:id="524253509">
          <w:marLeft w:val="640"/>
          <w:marRight w:val="0"/>
          <w:marTop w:val="0"/>
          <w:marBottom w:val="0"/>
          <w:divBdr>
            <w:top w:val="none" w:sz="0" w:space="0" w:color="auto"/>
            <w:left w:val="none" w:sz="0" w:space="0" w:color="auto"/>
            <w:bottom w:val="none" w:sz="0" w:space="0" w:color="auto"/>
            <w:right w:val="none" w:sz="0" w:space="0" w:color="auto"/>
          </w:divBdr>
        </w:div>
        <w:div w:id="2022464668">
          <w:marLeft w:val="640"/>
          <w:marRight w:val="0"/>
          <w:marTop w:val="0"/>
          <w:marBottom w:val="0"/>
          <w:divBdr>
            <w:top w:val="none" w:sz="0" w:space="0" w:color="auto"/>
            <w:left w:val="none" w:sz="0" w:space="0" w:color="auto"/>
            <w:bottom w:val="none" w:sz="0" w:space="0" w:color="auto"/>
            <w:right w:val="none" w:sz="0" w:space="0" w:color="auto"/>
          </w:divBdr>
        </w:div>
        <w:div w:id="1576894194">
          <w:marLeft w:val="640"/>
          <w:marRight w:val="0"/>
          <w:marTop w:val="0"/>
          <w:marBottom w:val="0"/>
          <w:divBdr>
            <w:top w:val="none" w:sz="0" w:space="0" w:color="auto"/>
            <w:left w:val="none" w:sz="0" w:space="0" w:color="auto"/>
            <w:bottom w:val="none" w:sz="0" w:space="0" w:color="auto"/>
            <w:right w:val="none" w:sz="0" w:space="0" w:color="auto"/>
          </w:divBdr>
        </w:div>
        <w:div w:id="999388231">
          <w:marLeft w:val="640"/>
          <w:marRight w:val="0"/>
          <w:marTop w:val="0"/>
          <w:marBottom w:val="0"/>
          <w:divBdr>
            <w:top w:val="none" w:sz="0" w:space="0" w:color="auto"/>
            <w:left w:val="none" w:sz="0" w:space="0" w:color="auto"/>
            <w:bottom w:val="none" w:sz="0" w:space="0" w:color="auto"/>
            <w:right w:val="none" w:sz="0" w:space="0" w:color="auto"/>
          </w:divBdr>
        </w:div>
        <w:div w:id="2053993219">
          <w:marLeft w:val="640"/>
          <w:marRight w:val="0"/>
          <w:marTop w:val="0"/>
          <w:marBottom w:val="0"/>
          <w:divBdr>
            <w:top w:val="none" w:sz="0" w:space="0" w:color="auto"/>
            <w:left w:val="none" w:sz="0" w:space="0" w:color="auto"/>
            <w:bottom w:val="none" w:sz="0" w:space="0" w:color="auto"/>
            <w:right w:val="none" w:sz="0" w:space="0" w:color="auto"/>
          </w:divBdr>
        </w:div>
        <w:div w:id="1736123469">
          <w:marLeft w:val="640"/>
          <w:marRight w:val="0"/>
          <w:marTop w:val="0"/>
          <w:marBottom w:val="0"/>
          <w:divBdr>
            <w:top w:val="none" w:sz="0" w:space="0" w:color="auto"/>
            <w:left w:val="none" w:sz="0" w:space="0" w:color="auto"/>
            <w:bottom w:val="none" w:sz="0" w:space="0" w:color="auto"/>
            <w:right w:val="none" w:sz="0" w:space="0" w:color="auto"/>
          </w:divBdr>
        </w:div>
        <w:div w:id="586697637">
          <w:marLeft w:val="640"/>
          <w:marRight w:val="0"/>
          <w:marTop w:val="0"/>
          <w:marBottom w:val="0"/>
          <w:divBdr>
            <w:top w:val="none" w:sz="0" w:space="0" w:color="auto"/>
            <w:left w:val="none" w:sz="0" w:space="0" w:color="auto"/>
            <w:bottom w:val="none" w:sz="0" w:space="0" w:color="auto"/>
            <w:right w:val="none" w:sz="0" w:space="0" w:color="auto"/>
          </w:divBdr>
        </w:div>
        <w:div w:id="467550394">
          <w:marLeft w:val="640"/>
          <w:marRight w:val="0"/>
          <w:marTop w:val="0"/>
          <w:marBottom w:val="0"/>
          <w:divBdr>
            <w:top w:val="none" w:sz="0" w:space="0" w:color="auto"/>
            <w:left w:val="none" w:sz="0" w:space="0" w:color="auto"/>
            <w:bottom w:val="none" w:sz="0" w:space="0" w:color="auto"/>
            <w:right w:val="none" w:sz="0" w:space="0" w:color="auto"/>
          </w:divBdr>
        </w:div>
        <w:div w:id="706947732">
          <w:marLeft w:val="640"/>
          <w:marRight w:val="0"/>
          <w:marTop w:val="0"/>
          <w:marBottom w:val="0"/>
          <w:divBdr>
            <w:top w:val="none" w:sz="0" w:space="0" w:color="auto"/>
            <w:left w:val="none" w:sz="0" w:space="0" w:color="auto"/>
            <w:bottom w:val="none" w:sz="0" w:space="0" w:color="auto"/>
            <w:right w:val="none" w:sz="0" w:space="0" w:color="auto"/>
          </w:divBdr>
        </w:div>
        <w:div w:id="34545496">
          <w:marLeft w:val="640"/>
          <w:marRight w:val="0"/>
          <w:marTop w:val="0"/>
          <w:marBottom w:val="0"/>
          <w:divBdr>
            <w:top w:val="none" w:sz="0" w:space="0" w:color="auto"/>
            <w:left w:val="none" w:sz="0" w:space="0" w:color="auto"/>
            <w:bottom w:val="none" w:sz="0" w:space="0" w:color="auto"/>
            <w:right w:val="none" w:sz="0" w:space="0" w:color="auto"/>
          </w:divBdr>
        </w:div>
        <w:div w:id="30232370">
          <w:marLeft w:val="640"/>
          <w:marRight w:val="0"/>
          <w:marTop w:val="0"/>
          <w:marBottom w:val="0"/>
          <w:divBdr>
            <w:top w:val="none" w:sz="0" w:space="0" w:color="auto"/>
            <w:left w:val="none" w:sz="0" w:space="0" w:color="auto"/>
            <w:bottom w:val="none" w:sz="0" w:space="0" w:color="auto"/>
            <w:right w:val="none" w:sz="0" w:space="0" w:color="auto"/>
          </w:divBdr>
        </w:div>
      </w:divsChild>
    </w:div>
    <w:div w:id="1196313308">
      <w:bodyDiv w:val="1"/>
      <w:marLeft w:val="0"/>
      <w:marRight w:val="0"/>
      <w:marTop w:val="0"/>
      <w:marBottom w:val="0"/>
      <w:divBdr>
        <w:top w:val="none" w:sz="0" w:space="0" w:color="auto"/>
        <w:left w:val="none" w:sz="0" w:space="0" w:color="auto"/>
        <w:bottom w:val="none" w:sz="0" w:space="0" w:color="auto"/>
        <w:right w:val="none" w:sz="0" w:space="0" w:color="auto"/>
      </w:divBdr>
      <w:divsChild>
        <w:div w:id="8336149">
          <w:marLeft w:val="640"/>
          <w:marRight w:val="0"/>
          <w:marTop w:val="0"/>
          <w:marBottom w:val="0"/>
          <w:divBdr>
            <w:top w:val="none" w:sz="0" w:space="0" w:color="auto"/>
            <w:left w:val="none" w:sz="0" w:space="0" w:color="auto"/>
            <w:bottom w:val="none" w:sz="0" w:space="0" w:color="auto"/>
            <w:right w:val="none" w:sz="0" w:space="0" w:color="auto"/>
          </w:divBdr>
        </w:div>
        <w:div w:id="868685861">
          <w:marLeft w:val="640"/>
          <w:marRight w:val="0"/>
          <w:marTop w:val="0"/>
          <w:marBottom w:val="0"/>
          <w:divBdr>
            <w:top w:val="none" w:sz="0" w:space="0" w:color="auto"/>
            <w:left w:val="none" w:sz="0" w:space="0" w:color="auto"/>
            <w:bottom w:val="none" w:sz="0" w:space="0" w:color="auto"/>
            <w:right w:val="none" w:sz="0" w:space="0" w:color="auto"/>
          </w:divBdr>
        </w:div>
        <w:div w:id="1661347634">
          <w:marLeft w:val="640"/>
          <w:marRight w:val="0"/>
          <w:marTop w:val="0"/>
          <w:marBottom w:val="0"/>
          <w:divBdr>
            <w:top w:val="none" w:sz="0" w:space="0" w:color="auto"/>
            <w:left w:val="none" w:sz="0" w:space="0" w:color="auto"/>
            <w:bottom w:val="none" w:sz="0" w:space="0" w:color="auto"/>
            <w:right w:val="none" w:sz="0" w:space="0" w:color="auto"/>
          </w:divBdr>
        </w:div>
        <w:div w:id="1326399286">
          <w:marLeft w:val="640"/>
          <w:marRight w:val="0"/>
          <w:marTop w:val="0"/>
          <w:marBottom w:val="0"/>
          <w:divBdr>
            <w:top w:val="none" w:sz="0" w:space="0" w:color="auto"/>
            <w:left w:val="none" w:sz="0" w:space="0" w:color="auto"/>
            <w:bottom w:val="none" w:sz="0" w:space="0" w:color="auto"/>
            <w:right w:val="none" w:sz="0" w:space="0" w:color="auto"/>
          </w:divBdr>
        </w:div>
        <w:div w:id="130758408">
          <w:marLeft w:val="640"/>
          <w:marRight w:val="0"/>
          <w:marTop w:val="0"/>
          <w:marBottom w:val="0"/>
          <w:divBdr>
            <w:top w:val="none" w:sz="0" w:space="0" w:color="auto"/>
            <w:left w:val="none" w:sz="0" w:space="0" w:color="auto"/>
            <w:bottom w:val="none" w:sz="0" w:space="0" w:color="auto"/>
            <w:right w:val="none" w:sz="0" w:space="0" w:color="auto"/>
          </w:divBdr>
        </w:div>
        <w:div w:id="1254895484">
          <w:marLeft w:val="640"/>
          <w:marRight w:val="0"/>
          <w:marTop w:val="0"/>
          <w:marBottom w:val="0"/>
          <w:divBdr>
            <w:top w:val="none" w:sz="0" w:space="0" w:color="auto"/>
            <w:left w:val="none" w:sz="0" w:space="0" w:color="auto"/>
            <w:bottom w:val="none" w:sz="0" w:space="0" w:color="auto"/>
            <w:right w:val="none" w:sz="0" w:space="0" w:color="auto"/>
          </w:divBdr>
        </w:div>
        <w:div w:id="1344353935">
          <w:marLeft w:val="640"/>
          <w:marRight w:val="0"/>
          <w:marTop w:val="0"/>
          <w:marBottom w:val="0"/>
          <w:divBdr>
            <w:top w:val="none" w:sz="0" w:space="0" w:color="auto"/>
            <w:left w:val="none" w:sz="0" w:space="0" w:color="auto"/>
            <w:bottom w:val="none" w:sz="0" w:space="0" w:color="auto"/>
            <w:right w:val="none" w:sz="0" w:space="0" w:color="auto"/>
          </w:divBdr>
        </w:div>
        <w:div w:id="924147859">
          <w:marLeft w:val="640"/>
          <w:marRight w:val="0"/>
          <w:marTop w:val="0"/>
          <w:marBottom w:val="0"/>
          <w:divBdr>
            <w:top w:val="none" w:sz="0" w:space="0" w:color="auto"/>
            <w:left w:val="none" w:sz="0" w:space="0" w:color="auto"/>
            <w:bottom w:val="none" w:sz="0" w:space="0" w:color="auto"/>
            <w:right w:val="none" w:sz="0" w:space="0" w:color="auto"/>
          </w:divBdr>
        </w:div>
        <w:div w:id="462777461">
          <w:marLeft w:val="640"/>
          <w:marRight w:val="0"/>
          <w:marTop w:val="0"/>
          <w:marBottom w:val="0"/>
          <w:divBdr>
            <w:top w:val="none" w:sz="0" w:space="0" w:color="auto"/>
            <w:left w:val="none" w:sz="0" w:space="0" w:color="auto"/>
            <w:bottom w:val="none" w:sz="0" w:space="0" w:color="auto"/>
            <w:right w:val="none" w:sz="0" w:space="0" w:color="auto"/>
          </w:divBdr>
        </w:div>
        <w:div w:id="1975017167">
          <w:marLeft w:val="640"/>
          <w:marRight w:val="0"/>
          <w:marTop w:val="0"/>
          <w:marBottom w:val="0"/>
          <w:divBdr>
            <w:top w:val="none" w:sz="0" w:space="0" w:color="auto"/>
            <w:left w:val="none" w:sz="0" w:space="0" w:color="auto"/>
            <w:bottom w:val="none" w:sz="0" w:space="0" w:color="auto"/>
            <w:right w:val="none" w:sz="0" w:space="0" w:color="auto"/>
          </w:divBdr>
        </w:div>
        <w:div w:id="1362167962">
          <w:marLeft w:val="640"/>
          <w:marRight w:val="0"/>
          <w:marTop w:val="0"/>
          <w:marBottom w:val="0"/>
          <w:divBdr>
            <w:top w:val="none" w:sz="0" w:space="0" w:color="auto"/>
            <w:left w:val="none" w:sz="0" w:space="0" w:color="auto"/>
            <w:bottom w:val="none" w:sz="0" w:space="0" w:color="auto"/>
            <w:right w:val="none" w:sz="0" w:space="0" w:color="auto"/>
          </w:divBdr>
        </w:div>
        <w:div w:id="235629679">
          <w:marLeft w:val="640"/>
          <w:marRight w:val="0"/>
          <w:marTop w:val="0"/>
          <w:marBottom w:val="0"/>
          <w:divBdr>
            <w:top w:val="none" w:sz="0" w:space="0" w:color="auto"/>
            <w:left w:val="none" w:sz="0" w:space="0" w:color="auto"/>
            <w:bottom w:val="none" w:sz="0" w:space="0" w:color="auto"/>
            <w:right w:val="none" w:sz="0" w:space="0" w:color="auto"/>
          </w:divBdr>
        </w:div>
        <w:div w:id="1960263370">
          <w:marLeft w:val="640"/>
          <w:marRight w:val="0"/>
          <w:marTop w:val="0"/>
          <w:marBottom w:val="0"/>
          <w:divBdr>
            <w:top w:val="none" w:sz="0" w:space="0" w:color="auto"/>
            <w:left w:val="none" w:sz="0" w:space="0" w:color="auto"/>
            <w:bottom w:val="none" w:sz="0" w:space="0" w:color="auto"/>
            <w:right w:val="none" w:sz="0" w:space="0" w:color="auto"/>
          </w:divBdr>
        </w:div>
        <w:div w:id="1892841185">
          <w:marLeft w:val="640"/>
          <w:marRight w:val="0"/>
          <w:marTop w:val="0"/>
          <w:marBottom w:val="0"/>
          <w:divBdr>
            <w:top w:val="none" w:sz="0" w:space="0" w:color="auto"/>
            <w:left w:val="none" w:sz="0" w:space="0" w:color="auto"/>
            <w:bottom w:val="none" w:sz="0" w:space="0" w:color="auto"/>
            <w:right w:val="none" w:sz="0" w:space="0" w:color="auto"/>
          </w:divBdr>
        </w:div>
        <w:div w:id="1380009761">
          <w:marLeft w:val="640"/>
          <w:marRight w:val="0"/>
          <w:marTop w:val="0"/>
          <w:marBottom w:val="0"/>
          <w:divBdr>
            <w:top w:val="none" w:sz="0" w:space="0" w:color="auto"/>
            <w:left w:val="none" w:sz="0" w:space="0" w:color="auto"/>
            <w:bottom w:val="none" w:sz="0" w:space="0" w:color="auto"/>
            <w:right w:val="none" w:sz="0" w:space="0" w:color="auto"/>
          </w:divBdr>
        </w:div>
        <w:div w:id="1393842946">
          <w:marLeft w:val="640"/>
          <w:marRight w:val="0"/>
          <w:marTop w:val="0"/>
          <w:marBottom w:val="0"/>
          <w:divBdr>
            <w:top w:val="none" w:sz="0" w:space="0" w:color="auto"/>
            <w:left w:val="none" w:sz="0" w:space="0" w:color="auto"/>
            <w:bottom w:val="none" w:sz="0" w:space="0" w:color="auto"/>
            <w:right w:val="none" w:sz="0" w:space="0" w:color="auto"/>
          </w:divBdr>
        </w:div>
        <w:div w:id="2054498412">
          <w:marLeft w:val="640"/>
          <w:marRight w:val="0"/>
          <w:marTop w:val="0"/>
          <w:marBottom w:val="0"/>
          <w:divBdr>
            <w:top w:val="none" w:sz="0" w:space="0" w:color="auto"/>
            <w:left w:val="none" w:sz="0" w:space="0" w:color="auto"/>
            <w:bottom w:val="none" w:sz="0" w:space="0" w:color="auto"/>
            <w:right w:val="none" w:sz="0" w:space="0" w:color="auto"/>
          </w:divBdr>
        </w:div>
        <w:div w:id="1259295765">
          <w:marLeft w:val="640"/>
          <w:marRight w:val="0"/>
          <w:marTop w:val="0"/>
          <w:marBottom w:val="0"/>
          <w:divBdr>
            <w:top w:val="none" w:sz="0" w:space="0" w:color="auto"/>
            <w:left w:val="none" w:sz="0" w:space="0" w:color="auto"/>
            <w:bottom w:val="none" w:sz="0" w:space="0" w:color="auto"/>
            <w:right w:val="none" w:sz="0" w:space="0" w:color="auto"/>
          </w:divBdr>
        </w:div>
      </w:divsChild>
    </w:div>
    <w:div w:id="1281641365">
      <w:bodyDiv w:val="1"/>
      <w:marLeft w:val="0"/>
      <w:marRight w:val="0"/>
      <w:marTop w:val="0"/>
      <w:marBottom w:val="0"/>
      <w:divBdr>
        <w:top w:val="none" w:sz="0" w:space="0" w:color="auto"/>
        <w:left w:val="none" w:sz="0" w:space="0" w:color="auto"/>
        <w:bottom w:val="none" w:sz="0" w:space="0" w:color="auto"/>
        <w:right w:val="none" w:sz="0" w:space="0" w:color="auto"/>
      </w:divBdr>
      <w:divsChild>
        <w:div w:id="1821459967">
          <w:marLeft w:val="640"/>
          <w:marRight w:val="0"/>
          <w:marTop w:val="0"/>
          <w:marBottom w:val="0"/>
          <w:divBdr>
            <w:top w:val="none" w:sz="0" w:space="0" w:color="auto"/>
            <w:left w:val="none" w:sz="0" w:space="0" w:color="auto"/>
            <w:bottom w:val="none" w:sz="0" w:space="0" w:color="auto"/>
            <w:right w:val="none" w:sz="0" w:space="0" w:color="auto"/>
          </w:divBdr>
        </w:div>
        <w:div w:id="1508979342">
          <w:marLeft w:val="640"/>
          <w:marRight w:val="0"/>
          <w:marTop w:val="0"/>
          <w:marBottom w:val="0"/>
          <w:divBdr>
            <w:top w:val="none" w:sz="0" w:space="0" w:color="auto"/>
            <w:left w:val="none" w:sz="0" w:space="0" w:color="auto"/>
            <w:bottom w:val="none" w:sz="0" w:space="0" w:color="auto"/>
            <w:right w:val="none" w:sz="0" w:space="0" w:color="auto"/>
          </w:divBdr>
        </w:div>
        <w:div w:id="2007973924">
          <w:marLeft w:val="640"/>
          <w:marRight w:val="0"/>
          <w:marTop w:val="0"/>
          <w:marBottom w:val="0"/>
          <w:divBdr>
            <w:top w:val="none" w:sz="0" w:space="0" w:color="auto"/>
            <w:left w:val="none" w:sz="0" w:space="0" w:color="auto"/>
            <w:bottom w:val="none" w:sz="0" w:space="0" w:color="auto"/>
            <w:right w:val="none" w:sz="0" w:space="0" w:color="auto"/>
          </w:divBdr>
        </w:div>
        <w:div w:id="1345478409">
          <w:marLeft w:val="640"/>
          <w:marRight w:val="0"/>
          <w:marTop w:val="0"/>
          <w:marBottom w:val="0"/>
          <w:divBdr>
            <w:top w:val="none" w:sz="0" w:space="0" w:color="auto"/>
            <w:left w:val="none" w:sz="0" w:space="0" w:color="auto"/>
            <w:bottom w:val="none" w:sz="0" w:space="0" w:color="auto"/>
            <w:right w:val="none" w:sz="0" w:space="0" w:color="auto"/>
          </w:divBdr>
        </w:div>
        <w:div w:id="287247494">
          <w:marLeft w:val="640"/>
          <w:marRight w:val="0"/>
          <w:marTop w:val="0"/>
          <w:marBottom w:val="0"/>
          <w:divBdr>
            <w:top w:val="none" w:sz="0" w:space="0" w:color="auto"/>
            <w:left w:val="none" w:sz="0" w:space="0" w:color="auto"/>
            <w:bottom w:val="none" w:sz="0" w:space="0" w:color="auto"/>
            <w:right w:val="none" w:sz="0" w:space="0" w:color="auto"/>
          </w:divBdr>
        </w:div>
        <w:div w:id="1867787609">
          <w:marLeft w:val="640"/>
          <w:marRight w:val="0"/>
          <w:marTop w:val="0"/>
          <w:marBottom w:val="0"/>
          <w:divBdr>
            <w:top w:val="none" w:sz="0" w:space="0" w:color="auto"/>
            <w:left w:val="none" w:sz="0" w:space="0" w:color="auto"/>
            <w:bottom w:val="none" w:sz="0" w:space="0" w:color="auto"/>
            <w:right w:val="none" w:sz="0" w:space="0" w:color="auto"/>
          </w:divBdr>
        </w:div>
        <w:div w:id="919751999">
          <w:marLeft w:val="640"/>
          <w:marRight w:val="0"/>
          <w:marTop w:val="0"/>
          <w:marBottom w:val="0"/>
          <w:divBdr>
            <w:top w:val="none" w:sz="0" w:space="0" w:color="auto"/>
            <w:left w:val="none" w:sz="0" w:space="0" w:color="auto"/>
            <w:bottom w:val="none" w:sz="0" w:space="0" w:color="auto"/>
            <w:right w:val="none" w:sz="0" w:space="0" w:color="auto"/>
          </w:divBdr>
        </w:div>
        <w:div w:id="1999772418">
          <w:marLeft w:val="640"/>
          <w:marRight w:val="0"/>
          <w:marTop w:val="0"/>
          <w:marBottom w:val="0"/>
          <w:divBdr>
            <w:top w:val="none" w:sz="0" w:space="0" w:color="auto"/>
            <w:left w:val="none" w:sz="0" w:space="0" w:color="auto"/>
            <w:bottom w:val="none" w:sz="0" w:space="0" w:color="auto"/>
            <w:right w:val="none" w:sz="0" w:space="0" w:color="auto"/>
          </w:divBdr>
        </w:div>
        <w:div w:id="744838707">
          <w:marLeft w:val="640"/>
          <w:marRight w:val="0"/>
          <w:marTop w:val="0"/>
          <w:marBottom w:val="0"/>
          <w:divBdr>
            <w:top w:val="none" w:sz="0" w:space="0" w:color="auto"/>
            <w:left w:val="none" w:sz="0" w:space="0" w:color="auto"/>
            <w:bottom w:val="none" w:sz="0" w:space="0" w:color="auto"/>
            <w:right w:val="none" w:sz="0" w:space="0" w:color="auto"/>
          </w:divBdr>
        </w:div>
        <w:div w:id="2124880412">
          <w:marLeft w:val="640"/>
          <w:marRight w:val="0"/>
          <w:marTop w:val="0"/>
          <w:marBottom w:val="0"/>
          <w:divBdr>
            <w:top w:val="none" w:sz="0" w:space="0" w:color="auto"/>
            <w:left w:val="none" w:sz="0" w:space="0" w:color="auto"/>
            <w:bottom w:val="none" w:sz="0" w:space="0" w:color="auto"/>
            <w:right w:val="none" w:sz="0" w:space="0" w:color="auto"/>
          </w:divBdr>
        </w:div>
        <w:div w:id="704866113">
          <w:marLeft w:val="640"/>
          <w:marRight w:val="0"/>
          <w:marTop w:val="0"/>
          <w:marBottom w:val="0"/>
          <w:divBdr>
            <w:top w:val="none" w:sz="0" w:space="0" w:color="auto"/>
            <w:left w:val="none" w:sz="0" w:space="0" w:color="auto"/>
            <w:bottom w:val="none" w:sz="0" w:space="0" w:color="auto"/>
            <w:right w:val="none" w:sz="0" w:space="0" w:color="auto"/>
          </w:divBdr>
        </w:div>
      </w:divsChild>
    </w:div>
    <w:div w:id="1284728033">
      <w:bodyDiv w:val="1"/>
      <w:marLeft w:val="0"/>
      <w:marRight w:val="0"/>
      <w:marTop w:val="0"/>
      <w:marBottom w:val="0"/>
      <w:divBdr>
        <w:top w:val="none" w:sz="0" w:space="0" w:color="auto"/>
        <w:left w:val="none" w:sz="0" w:space="0" w:color="auto"/>
        <w:bottom w:val="none" w:sz="0" w:space="0" w:color="auto"/>
        <w:right w:val="none" w:sz="0" w:space="0" w:color="auto"/>
      </w:divBdr>
      <w:divsChild>
        <w:div w:id="1283920397">
          <w:marLeft w:val="640"/>
          <w:marRight w:val="0"/>
          <w:marTop w:val="0"/>
          <w:marBottom w:val="0"/>
          <w:divBdr>
            <w:top w:val="none" w:sz="0" w:space="0" w:color="auto"/>
            <w:left w:val="none" w:sz="0" w:space="0" w:color="auto"/>
            <w:bottom w:val="none" w:sz="0" w:space="0" w:color="auto"/>
            <w:right w:val="none" w:sz="0" w:space="0" w:color="auto"/>
          </w:divBdr>
        </w:div>
        <w:div w:id="2013530092">
          <w:marLeft w:val="640"/>
          <w:marRight w:val="0"/>
          <w:marTop w:val="0"/>
          <w:marBottom w:val="0"/>
          <w:divBdr>
            <w:top w:val="none" w:sz="0" w:space="0" w:color="auto"/>
            <w:left w:val="none" w:sz="0" w:space="0" w:color="auto"/>
            <w:bottom w:val="none" w:sz="0" w:space="0" w:color="auto"/>
            <w:right w:val="none" w:sz="0" w:space="0" w:color="auto"/>
          </w:divBdr>
        </w:div>
        <w:div w:id="1748574738">
          <w:marLeft w:val="640"/>
          <w:marRight w:val="0"/>
          <w:marTop w:val="0"/>
          <w:marBottom w:val="0"/>
          <w:divBdr>
            <w:top w:val="none" w:sz="0" w:space="0" w:color="auto"/>
            <w:left w:val="none" w:sz="0" w:space="0" w:color="auto"/>
            <w:bottom w:val="none" w:sz="0" w:space="0" w:color="auto"/>
            <w:right w:val="none" w:sz="0" w:space="0" w:color="auto"/>
          </w:divBdr>
        </w:div>
        <w:div w:id="266693063">
          <w:marLeft w:val="640"/>
          <w:marRight w:val="0"/>
          <w:marTop w:val="0"/>
          <w:marBottom w:val="0"/>
          <w:divBdr>
            <w:top w:val="none" w:sz="0" w:space="0" w:color="auto"/>
            <w:left w:val="none" w:sz="0" w:space="0" w:color="auto"/>
            <w:bottom w:val="none" w:sz="0" w:space="0" w:color="auto"/>
            <w:right w:val="none" w:sz="0" w:space="0" w:color="auto"/>
          </w:divBdr>
        </w:div>
        <w:div w:id="485634402">
          <w:marLeft w:val="640"/>
          <w:marRight w:val="0"/>
          <w:marTop w:val="0"/>
          <w:marBottom w:val="0"/>
          <w:divBdr>
            <w:top w:val="none" w:sz="0" w:space="0" w:color="auto"/>
            <w:left w:val="none" w:sz="0" w:space="0" w:color="auto"/>
            <w:bottom w:val="none" w:sz="0" w:space="0" w:color="auto"/>
            <w:right w:val="none" w:sz="0" w:space="0" w:color="auto"/>
          </w:divBdr>
        </w:div>
        <w:div w:id="96339666">
          <w:marLeft w:val="640"/>
          <w:marRight w:val="0"/>
          <w:marTop w:val="0"/>
          <w:marBottom w:val="0"/>
          <w:divBdr>
            <w:top w:val="none" w:sz="0" w:space="0" w:color="auto"/>
            <w:left w:val="none" w:sz="0" w:space="0" w:color="auto"/>
            <w:bottom w:val="none" w:sz="0" w:space="0" w:color="auto"/>
            <w:right w:val="none" w:sz="0" w:space="0" w:color="auto"/>
          </w:divBdr>
        </w:div>
        <w:div w:id="795757902">
          <w:marLeft w:val="640"/>
          <w:marRight w:val="0"/>
          <w:marTop w:val="0"/>
          <w:marBottom w:val="0"/>
          <w:divBdr>
            <w:top w:val="none" w:sz="0" w:space="0" w:color="auto"/>
            <w:left w:val="none" w:sz="0" w:space="0" w:color="auto"/>
            <w:bottom w:val="none" w:sz="0" w:space="0" w:color="auto"/>
            <w:right w:val="none" w:sz="0" w:space="0" w:color="auto"/>
          </w:divBdr>
        </w:div>
      </w:divsChild>
    </w:div>
    <w:div w:id="1291595439">
      <w:bodyDiv w:val="1"/>
      <w:marLeft w:val="0"/>
      <w:marRight w:val="0"/>
      <w:marTop w:val="0"/>
      <w:marBottom w:val="0"/>
      <w:divBdr>
        <w:top w:val="none" w:sz="0" w:space="0" w:color="auto"/>
        <w:left w:val="none" w:sz="0" w:space="0" w:color="auto"/>
        <w:bottom w:val="none" w:sz="0" w:space="0" w:color="auto"/>
        <w:right w:val="none" w:sz="0" w:space="0" w:color="auto"/>
      </w:divBdr>
      <w:divsChild>
        <w:div w:id="591745289">
          <w:marLeft w:val="640"/>
          <w:marRight w:val="0"/>
          <w:marTop w:val="0"/>
          <w:marBottom w:val="0"/>
          <w:divBdr>
            <w:top w:val="none" w:sz="0" w:space="0" w:color="auto"/>
            <w:left w:val="none" w:sz="0" w:space="0" w:color="auto"/>
            <w:bottom w:val="none" w:sz="0" w:space="0" w:color="auto"/>
            <w:right w:val="none" w:sz="0" w:space="0" w:color="auto"/>
          </w:divBdr>
        </w:div>
        <w:div w:id="2028824145">
          <w:marLeft w:val="640"/>
          <w:marRight w:val="0"/>
          <w:marTop w:val="0"/>
          <w:marBottom w:val="0"/>
          <w:divBdr>
            <w:top w:val="none" w:sz="0" w:space="0" w:color="auto"/>
            <w:left w:val="none" w:sz="0" w:space="0" w:color="auto"/>
            <w:bottom w:val="none" w:sz="0" w:space="0" w:color="auto"/>
            <w:right w:val="none" w:sz="0" w:space="0" w:color="auto"/>
          </w:divBdr>
        </w:div>
        <w:div w:id="1315841741">
          <w:marLeft w:val="640"/>
          <w:marRight w:val="0"/>
          <w:marTop w:val="0"/>
          <w:marBottom w:val="0"/>
          <w:divBdr>
            <w:top w:val="none" w:sz="0" w:space="0" w:color="auto"/>
            <w:left w:val="none" w:sz="0" w:space="0" w:color="auto"/>
            <w:bottom w:val="none" w:sz="0" w:space="0" w:color="auto"/>
            <w:right w:val="none" w:sz="0" w:space="0" w:color="auto"/>
          </w:divBdr>
        </w:div>
        <w:div w:id="250503980">
          <w:marLeft w:val="640"/>
          <w:marRight w:val="0"/>
          <w:marTop w:val="0"/>
          <w:marBottom w:val="0"/>
          <w:divBdr>
            <w:top w:val="none" w:sz="0" w:space="0" w:color="auto"/>
            <w:left w:val="none" w:sz="0" w:space="0" w:color="auto"/>
            <w:bottom w:val="none" w:sz="0" w:space="0" w:color="auto"/>
            <w:right w:val="none" w:sz="0" w:space="0" w:color="auto"/>
          </w:divBdr>
        </w:div>
        <w:div w:id="869882730">
          <w:marLeft w:val="640"/>
          <w:marRight w:val="0"/>
          <w:marTop w:val="0"/>
          <w:marBottom w:val="0"/>
          <w:divBdr>
            <w:top w:val="none" w:sz="0" w:space="0" w:color="auto"/>
            <w:left w:val="none" w:sz="0" w:space="0" w:color="auto"/>
            <w:bottom w:val="none" w:sz="0" w:space="0" w:color="auto"/>
            <w:right w:val="none" w:sz="0" w:space="0" w:color="auto"/>
          </w:divBdr>
        </w:div>
        <w:div w:id="564074037">
          <w:marLeft w:val="640"/>
          <w:marRight w:val="0"/>
          <w:marTop w:val="0"/>
          <w:marBottom w:val="0"/>
          <w:divBdr>
            <w:top w:val="none" w:sz="0" w:space="0" w:color="auto"/>
            <w:left w:val="none" w:sz="0" w:space="0" w:color="auto"/>
            <w:bottom w:val="none" w:sz="0" w:space="0" w:color="auto"/>
            <w:right w:val="none" w:sz="0" w:space="0" w:color="auto"/>
          </w:divBdr>
        </w:div>
        <w:div w:id="101271262">
          <w:marLeft w:val="640"/>
          <w:marRight w:val="0"/>
          <w:marTop w:val="0"/>
          <w:marBottom w:val="0"/>
          <w:divBdr>
            <w:top w:val="none" w:sz="0" w:space="0" w:color="auto"/>
            <w:left w:val="none" w:sz="0" w:space="0" w:color="auto"/>
            <w:bottom w:val="none" w:sz="0" w:space="0" w:color="auto"/>
            <w:right w:val="none" w:sz="0" w:space="0" w:color="auto"/>
          </w:divBdr>
        </w:div>
      </w:divsChild>
    </w:div>
    <w:div w:id="1295256906">
      <w:bodyDiv w:val="1"/>
      <w:marLeft w:val="0"/>
      <w:marRight w:val="0"/>
      <w:marTop w:val="0"/>
      <w:marBottom w:val="0"/>
      <w:divBdr>
        <w:top w:val="none" w:sz="0" w:space="0" w:color="auto"/>
        <w:left w:val="none" w:sz="0" w:space="0" w:color="auto"/>
        <w:bottom w:val="none" w:sz="0" w:space="0" w:color="auto"/>
        <w:right w:val="none" w:sz="0" w:space="0" w:color="auto"/>
      </w:divBdr>
      <w:divsChild>
        <w:div w:id="349647464">
          <w:marLeft w:val="640"/>
          <w:marRight w:val="0"/>
          <w:marTop w:val="0"/>
          <w:marBottom w:val="0"/>
          <w:divBdr>
            <w:top w:val="none" w:sz="0" w:space="0" w:color="auto"/>
            <w:left w:val="none" w:sz="0" w:space="0" w:color="auto"/>
            <w:bottom w:val="none" w:sz="0" w:space="0" w:color="auto"/>
            <w:right w:val="none" w:sz="0" w:space="0" w:color="auto"/>
          </w:divBdr>
        </w:div>
        <w:div w:id="1300377020">
          <w:marLeft w:val="640"/>
          <w:marRight w:val="0"/>
          <w:marTop w:val="0"/>
          <w:marBottom w:val="0"/>
          <w:divBdr>
            <w:top w:val="none" w:sz="0" w:space="0" w:color="auto"/>
            <w:left w:val="none" w:sz="0" w:space="0" w:color="auto"/>
            <w:bottom w:val="none" w:sz="0" w:space="0" w:color="auto"/>
            <w:right w:val="none" w:sz="0" w:space="0" w:color="auto"/>
          </w:divBdr>
        </w:div>
        <w:div w:id="454258346">
          <w:marLeft w:val="640"/>
          <w:marRight w:val="0"/>
          <w:marTop w:val="0"/>
          <w:marBottom w:val="0"/>
          <w:divBdr>
            <w:top w:val="none" w:sz="0" w:space="0" w:color="auto"/>
            <w:left w:val="none" w:sz="0" w:space="0" w:color="auto"/>
            <w:bottom w:val="none" w:sz="0" w:space="0" w:color="auto"/>
            <w:right w:val="none" w:sz="0" w:space="0" w:color="auto"/>
          </w:divBdr>
        </w:div>
        <w:div w:id="657465514">
          <w:marLeft w:val="640"/>
          <w:marRight w:val="0"/>
          <w:marTop w:val="0"/>
          <w:marBottom w:val="0"/>
          <w:divBdr>
            <w:top w:val="none" w:sz="0" w:space="0" w:color="auto"/>
            <w:left w:val="none" w:sz="0" w:space="0" w:color="auto"/>
            <w:bottom w:val="none" w:sz="0" w:space="0" w:color="auto"/>
            <w:right w:val="none" w:sz="0" w:space="0" w:color="auto"/>
          </w:divBdr>
        </w:div>
        <w:div w:id="985473394">
          <w:marLeft w:val="640"/>
          <w:marRight w:val="0"/>
          <w:marTop w:val="0"/>
          <w:marBottom w:val="0"/>
          <w:divBdr>
            <w:top w:val="none" w:sz="0" w:space="0" w:color="auto"/>
            <w:left w:val="none" w:sz="0" w:space="0" w:color="auto"/>
            <w:bottom w:val="none" w:sz="0" w:space="0" w:color="auto"/>
            <w:right w:val="none" w:sz="0" w:space="0" w:color="auto"/>
          </w:divBdr>
        </w:div>
        <w:div w:id="704333423">
          <w:marLeft w:val="640"/>
          <w:marRight w:val="0"/>
          <w:marTop w:val="0"/>
          <w:marBottom w:val="0"/>
          <w:divBdr>
            <w:top w:val="none" w:sz="0" w:space="0" w:color="auto"/>
            <w:left w:val="none" w:sz="0" w:space="0" w:color="auto"/>
            <w:bottom w:val="none" w:sz="0" w:space="0" w:color="auto"/>
            <w:right w:val="none" w:sz="0" w:space="0" w:color="auto"/>
          </w:divBdr>
        </w:div>
        <w:div w:id="709761631">
          <w:marLeft w:val="640"/>
          <w:marRight w:val="0"/>
          <w:marTop w:val="0"/>
          <w:marBottom w:val="0"/>
          <w:divBdr>
            <w:top w:val="none" w:sz="0" w:space="0" w:color="auto"/>
            <w:left w:val="none" w:sz="0" w:space="0" w:color="auto"/>
            <w:bottom w:val="none" w:sz="0" w:space="0" w:color="auto"/>
            <w:right w:val="none" w:sz="0" w:space="0" w:color="auto"/>
          </w:divBdr>
        </w:div>
        <w:div w:id="800657456">
          <w:marLeft w:val="640"/>
          <w:marRight w:val="0"/>
          <w:marTop w:val="0"/>
          <w:marBottom w:val="0"/>
          <w:divBdr>
            <w:top w:val="none" w:sz="0" w:space="0" w:color="auto"/>
            <w:left w:val="none" w:sz="0" w:space="0" w:color="auto"/>
            <w:bottom w:val="none" w:sz="0" w:space="0" w:color="auto"/>
            <w:right w:val="none" w:sz="0" w:space="0" w:color="auto"/>
          </w:divBdr>
        </w:div>
        <w:div w:id="63115549">
          <w:marLeft w:val="640"/>
          <w:marRight w:val="0"/>
          <w:marTop w:val="0"/>
          <w:marBottom w:val="0"/>
          <w:divBdr>
            <w:top w:val="none" w:sz="0" w:space="0" w:color="auto"/>
            <w:left w:val="none" w:sz="0" w:space="0" w:color="auto"/>
            <w:bottom w:val="none" w:sz="0" w:space="0" w:color="auto"/>
            <w:right w:val="none" w:sz="0" w:space="0" w:color="auto"/>
          </w:divBdr>
        </w:div>
        <w:div w:id="108134896">
          <w:marLeft w:val="640"/>
          <w:marRight w:val="0"/>
          <w:marTop w:val="0"/>
          <w:marBottom w:val="0"/>
          <w:divBdr>
            <w:top w:val="none" w:sz="0" w:space="0" w:color="auto"/>
            <w:left w:val="none" w:sz="0" w:space="0" w:color="auto"/>
            <w:bottom w:val="none" w:sz="0" w:space="0" w:color="auto"/>
            <w:right w:val="none" w:sz="0" w:space="0" w:color="auto"/>
          </w:divBdr>
        </w:div>
        <w:div w:id="1867868189">
          <w:marLeft w:val="640"/>
          <w:marRight w:val="0"/>
          <w:marTop w:val="0"/>
          <w:marBottom w:val="0"/>
          <w:divBdr>
            <w:top w:val="none" w:sz="0" w:space="0" w:color="auto"/>
            <w:left w:val="none" w:sz="0" w:space="0" w:color="auto"/>
            <w:bottom w:val="none" w:sz="0" w:space="0" w:color="auto"/>
            <w:right w:val="none" w:sz="0" w:space="0" w:color="auto"/>
          </w:divBdr>
        </w:div>
        <w:div w:id="1521703701">
          <w:marLeft w:val="640"/>
          <w:marRight w:val="0"/>
          <w:marTop w:val="0"/>
          <w:marBottom w:val="0"/>
          <w:divBdr>
            <w:top w:val="none" w:sz="0" w:space="0" w:color="auto"/>
            <w:left w:val="none" w:sz="0" w:space="0" w:color="auto"/>
            <w:bottom w:val="none" w:sz="0" w:space="0" w:color="auto"/>
            <w:right w:val="none" w:sz="0" w:space="0" w:color="auto"/>
          </w:divBdr>
        </w:div>
        <w:div w:id="1436830587">
          <w:marLeft w:val="640"/>
          <w:marRight w:val="0"/>
          <w:marTop w:val="0"/>
          <w:marBottom w:val="0"/>
          <w:divBdr>
            <w:top w:val="none" w:sz="0" w:space="0" w:color="auto"/>
            <w:left w:val="none" w:sz="0" w:space="0" w:color="auto"/>
            <w:bottom w:val="none" w:sz="0" w:space="0" w:color="auto"/>
            <w:right w:val="none" w:sz="0" w:space="0" w:color="auto"/>
          </w:divBdr>
        </w:div>
        <w:div w:id="1574969114">
          <w:marLeft w:val="640"/>
          <w:marRight w:val="0"/>
          <w:marTop w:val="0"/>
          <w:marBottom w:val="0"/>
          <w:divBdr>
            <w:top w:val="none" w:sz="0" w:space="0" w:color="auto"/>
            <w:left w:val="none" w:sz="0" w:space="0" w:color="auto"/>
            <w:bottom w:val="none" w:sz="0" w:space="0" w:color="auto"/>
            <w:right w:val="none" w:sz="0" w:space="0" w:color="auto"/>
          </w:divBdr>
        </w:div>
        <w:div w:id="1068768859">
          <w:marLeft w:val="640"/>
          <w:marRight w:val="0"/>
          <w:marTop w:val="0"/>
          <w:marBottom w:val="0"/>
          <w:divBdr>
            <w:top w:val="none" w:sz="0" w:space="0" w:color="auto"/>
            <w:left w:val="none" w:sz="0" w:space="0" w:color="auto"/>
            <w:bottom w:val="none" w:sz="0" w:space="0" w:color="auto"/>
            <w:right w:val="none" w:sz="0" w:space="0" w:color="auto"/>
          </w:divBdr>
        </w:div>
        <w:div w:id="479352465">
          <w:marLeft w:val="640"/>
          <w:marRight w:val="0"/>
          <w:marTop w:val="0"/>
          <w:marBottom w:val="0"/>
          <w:divBdr>
            <w:top w:val="none" w:sz="0" w:space="0" w:color="auto"/>
            <w:left w:val="none" w:sz="0" w:space="0" w:color="auto"/>
            <w:bottom w:val="none" w:sz="0" w:space="0" w:color="auto"/>
            <w:right w:val="none" w:sz="0" w:space="0" w:color="auto"/>
          </w:divBdr>
        </w:div>
        <w:div w:id="615907810">
          <w:marLeft w:val="640"/>
          <w:marRight w:val="0"/>
          <w:marTop w:val="0"/>
          <w:marBottom w:val="0"/>
          <w:divBdr>
            <w:top w:val="none" w:sz="0" w:space="0" w:color="auto"/>
            <w:left w:val="none" w:sz="0" w:space="0" w:color="auto"/>
            <w:bottom w:val="none" w:sz="0" w:space="0" w:color="auto"/>
            <w:right w:val="none" w:sz="0" w:space="0" w:color="auto"/>
          </w:divBdr>
        </w:div>
        <w:div w:id="1389525757">
          <w:marLeft w:val="640"/>
          <w:marRight w:val="0"/>
          <w:marTop w:val="0"/>
          <w:marBottom w:val="0"/>
          <w:divBdr>
            <w:top w:val="none" w:sz="0" w:space="0" w:color="auto"/>
            <w:left w:val="none" w:sz="0" w:space="0" w:color="auto"/>
            <w:bottom w:val="none" w:sz="0" w:space="0" w:color="auto"/>
            <w:right w:val="none" w:sz="0" w:space="0" w:color="auto"/>
          </w:divBdr>
        </w:div>
        <w:div w:id="1975603348">
          <w:marLeft w:val="640"/>
          <w:marRight w:val="0"/>
          <w:marTop w:val="0"/>
          <w:marBottom w:val="0"/>
          <w:divBdr>
            <w:top w:val="none" w:sz="0" w:space="0" w:color="auto"/>
            <w:left w:val="none" w:sz="0" w:space="0" w:color="auto"/>
            <w:bottom w:val="none" w:sz="0" w:space="0" w:color="auto"/>
            <w:right w:val="none" w:sz="0" w:space="0" w:color="auto"/>
          </w:divBdr>
        </w:div>
        <w:div w:id="1463956529">
          <w:marLeft w:val="640"/>
          <w:marRight w:val="0"/>
          <w:marTop w:val="0"/>
          <w:marBottom w:val="0"/>
          <w:divBdr>
            <w:top w:val="none" w:sz="0" w:space="0" w:color="auto"/>
            <w:left w:val="none" w:sz="0" w:space="0" w:color="auto"/>
            <w:bottom w:val="none" w:sz="0" w:space="0" w:color="auto"/>
            <w:right w:val="none" w:sz="0" w:space="0" w:color="auto"/>
          </w:divBdr>
        </w:div>
        <w:div w:id="1526481873">
          <w:marLeft w:val="640"/>
          <w:marRight w:val="0"/>
          <w:marTop w:val="0"/>
          <w:marBottom w:val="0"/>
          <w:divBdr>
            <w:top w:val="none" w:sz="0" w:space="0" w:color="auto"/>
            <w:left w:val="none" w:sz="0" w:space="0" w:color="auto"/>
            <w:bottom w:val="none" w:sz="0" w:space="0" w:color="auto"/>
            <w:right w:val="none" w:sz="0" w:space="0" w:color="auto"/>
          </w:divBdr>
        </w:div>
        <w:div w:id="1111778556">
          <w:marLeft w:val="640"/>
          <w:marRight w:val="0"/>
          <w:marTop w:val="0"/>
          <w:marBottom w:val="0"/>
          <w:divBdr>
            <w:top w:val="none" w:sz="0" w:space="0" w:color="auto"/>
            <w:left w:val="none" w:sz="0" w:space="0" w:color="auto"/>
            <w:bottom w:val="none" w:sz="0" w:space="0" w:color="auto"/>
            <w:right w:val="none" w:sz="0" w:space="0" w:color="auto"/>
          </w:divBdr>
        </w:div>
      </w:divsChild>
    </w:div>
    <w:div w:id="1408386014">
      <w:bodyDiv w:val="1"/>
      <w:marLeft w:val="0"/>
      <w:marRight w:val="0"/>
      <w:marTop w:val="0"/>
      <w:marBottom w:val="0"/>
      <w:divBdr>
        <w:top w:val="none" w:sz="0" w:space="0" w:color="auto"/>
        <w:left w:val="none" w:sz="0" w:space="0" w:color="auto"/>
        <w:bottom w:val="none" w:sz="0" w:space="0" w:color="auto"/>
        <w:right w:val="none" w:sz="0" w:space="0" w:color="auto"/>
      </w:divBdr>
      <w:divsChild>
        <w:div w:id="1082145509">
          <w:marLeft w:val="640"/>
          <w:marRight w:val="0"/>
          <w:marTop w:val="0"/>
          <w:marBottom w:val="0"/>
          <w:divBdr>
            <w:top w:val="none" w:sz="0" w:space="0" w:color="auto"/>
            <w:left w:val="none" w:sz="0" w:space="0" w:color="auto"/>
            <w:bottom w:val="none" w:sz="0" w:space="0" w:color="auto"/>
            <w:right w:val="none" w:sz="0" w:space="0" w:color="auto"/>
          </w:divBdr>
        </w:div>
        <w:div w:id="1788815694">
          <w:marLeft w:val="640"/>
          <w:marRight w:val="0"/>
          <w:marTop w:val="0"/>
          <w:marBottom w:val="0"/>
          <w:divBdr>
            <w:top w:val="none" w:sz="0" w:space="0" w:color="auto"/>
            <w:left w:val="none" w:sz="0" w:space="0" w:color="auto"/>
            <w:bottom w:val="none" w:sz="0" w:space="0" w:color="auto"/>
            <w:right w:val="none" w:sz="0" w:space="0" w:color="auto"/>
          </w:divBdr>
        </w:div>
        <w:div w:id="889457408">
          <w:marLeft w:val="640"/>
          <w:marRight w:val="0"/>
          <w:marTop w:val="0"/>
          <w:marBottom w:val="0"/>
          <w:divBdr>
            <w:top w:val="none" w:sz="0" w:space="0" w:color="auto"/>
            <w:left w:val="none" w:sz="0" w:space="0" w:color="auto"/>
            <w:bottom w:val="none" w:sz="0" w:space="0" w:color="auto"/>
            <w:right w:val="none" w:sz="0" w:space="0" w:color="auto"/>
          </w:divBdr>
        </w:div>
        <w:div w:id="93598220">
          <w:marLeft w:val="640"/>
          <w:marRight w:val="0"/>
          <w:marTop w:val="0"/>
          <w:marBottom w:val="0"/>
          <w:divBdr>
            <w:top w:val="none" w:sz="0" w:space="0" w:color="auto"/>
            <w:left w:val="none" w:sz="0" w:space="0" w:color="auto"/>
            <w:bottom w:val="none" w:sz="0" w:space="0" w:color="auto"/>
            <w:right w:val="none" w:sz="0" w:space="0" w:color="auto"/>
          </w:divBdr>
        </w:div>
        <w:div w:id="510338037">
          <w:marLeft w:val="640"/>
          <w:marRight w:val="0"/>
          <w:marTop w:val="0"/>
          <w:marBottom w:val="0"/>
          <w:divBdr>
            <w:top w:val="none" w:sz="0" w:space="0" w:color="auto"/>
            <w:left w:val="none" w:sz="0" w:space="0" w:color="auto"/>
            <w:bottom w:val="none" w:sz="0" w:space="0" w:color="auto"/>
            <w:right w:val="none" w:sz="0" w:space="0" w:color="auto"/>
          </w:divBdr>
        </w:div>
        <w:div w:id="1978950867">
          <w:marLeft w:val="640"/>
          <w:marRight w:val="0"/>
          <w:marTop w:val="0"/>
          <w:marBottom w:val="0"/>
          <w:divBdr>
            <w:top w:val="none" w:sz="0" w:space="0" w:color="auto"/>
            <w:left w:val="none" w:sz="0" w:space="0" w:color="auto"/>
            <w:bottom w:val="none" w:sz="0" w:space="0" w:color="auto"/>
            <w:right w:val="none" w:sz="0" w:space="0" w:color="auto"/>
          </w:divBdr>
        </w:div>
        <w:div w:id="602804739">
          <w:marLeft w:val="640"/>
          <w:marRight w:val="0"/>
          <w:marTop w:val="0"/>
          <w:marBottom w:val="0"/>
          <w:divBdr>
            <w:top w:val="none" w:sz="0" w:space="0" w:color="auto"/>
            <w:left w:val="none" w:sz="0" w:space="0" w:color="auto"/>
            <w:bottom w:val="none" w:sz="0" w:space="0" w:color="auto"/>
            <w:right w:val="none" w:sz="0" w:space="0" w:color="auto"/>
          </w:divBdr>
        </w:div>
        <w:div w:id="232667193">
          <w:marLeft w:val="640"/>
          <w:marRight w:val="0"/>
          <w:marTop w:val="0"/>
          <w:marBottom w:val="0"/>
          <w:divBdr>
            <w:top w:val="none" w:sz="0" w:space="0" w:color="auto"/>
            <w:left w:val="none" w:sz="0" w:space="0" w:color="auto"/>
            <w:bottom w:val="none" w:sz="0" w:space="0" w:color="auto"/>
            <w:right w:val="none" w:sz="0" w:space="0" w:color="auto"/>
          </w:divBdr>
        </w:div>
        <w:div w:id="163325421">
          <w:marLeft w:val="640"/>
          <w:marRight w:val="0"/>
          <w:marTop w:val="0"/>
          <w:marBottom w:val="0"/>
          <w:divBdr>
            <w:top w:val="none" w:sz="0" w:space="0" w:color="auto"/>
            <w:left w:val="none" w:sz="0" w:space="0" w:color="auto"/>
            <w:bottom w:val="none" w:sz="0" w:space="0" w:color="auto"/>
            <w:right w:val="none" w:sz="0" w:space="0" w:color="auto"/>
          </w:divBdr>
        </w:div>
        <w:div w:id="309795224">
          <w:marLeft w:val="640"/>
          <w:marRight w:val="0"/>
          <w:marTop w:val="0"/>
          <w:marBottom w:val="0"/>
          <w:divBdr>
            <w:top w:val="none" w:sz="0" w:space="0" w:color="auto"/>
            <w:left w:val="none" w:sz="0" w:space="0" w:color="auto"/>
            <w:bottom w:val="none" w:sz="0" w:space="0" w:color="auto"/>
            <w:right w:val="none" w:sz="0" w:space="0" w:color="auto"/>
          </w:divBdr>
        </w:div>
        <w:div w:id="1961640888">
          <w:marLeft w:val="640"/>
          <w:marRight w:val="0"/>
          <w:marTop w:val="0"/>
          <w:marBottom w:val="0"/>
          <w:divBdr>
            <w:top w:val="none" w:sz="0" w:space="0" w:color="auto"/>
            <w:left w:val="none" w:sz="0" w:space="0" w:color="auto"/>
            <w:bottom w:val="none" w:sz="0" w:space="0" w:color="auto"/>
            <w:right w:val="none" w:sz="0" w:space="0" w:color="auto"/>
          </w:divBdr>
        </w:div>
        <w:div w:id="200753475">
          <w:marLeft w:val="640"/>
          <w:marRight w:val="0"/>
          <w:marTop w:val="0"/>
          <w:marBottom w:val="0"/>
          <w:divBdr>
            <w:top w:val="none" w:sz="0" w:space="0" w:color="auto"/>
            <w:left w:val="none" w:sz="0" w:space="0" w:color="auto"/>
            <w:bottom w:val="none" w:sz="0" w:space="0" w:color="auto"/>
            <w:right w:val="none" w:sz="0" w:space="0" w:color="auto"/>
          </w:divBdr>
        </w:div>
        <w:div w:id="1413114812">
          <w:marLeft w:val="640"/>
          <w:marRight w:val="0"/>
          <w:marTop w:val="0"/>
          <w:marBottom w:val="0"/>
          <w:divBdr>
            <w:top w:val="none" w:sz="0" w:space="0" w:color="auto"/>
            <w:left w:val="none" w:sz="0" w:space="0" w:color="auto"/>
            <w:bottom w:val="none" w:sz="0" w:space="0" w:color="auto"/>
            <w:right w:val="none" w:sz="0" w:space="0" w:color="auto"/>
          </w:divBdr>
        </w:div>
        <w:div w:id="1110471561">
          <w:marLeft w:val="640"/>
          <w:marRight w:val="0"/>
          <w:marTop w:val="0"/>
          <w:marBottom w:val="0"/>
          <w:divBdr>
            <w:top w:val="none" w:sz="0" w:space="0" w:color="auto"/>
            <w:left w:val="none" w:sz="0" w:space="0" w:color="auto"/>
            <w:bottom w:val="none" w:sz="0" w:space="0" w:color="auto"/>
            <w:right w:val="none" w:sz="0" w:space="0" w:color="auto"/>
          </w:divBdr>
        </w:div>
        <w:div w:id="2044206358">
          <w:marLeft w:val="640"/>
          <w:marRight w:val="0"/>
          <w:marTop w:val="0"/>
          <w:marBottom w:val="0"/>
          <w:divBdr>
            <w:top w:val="none" w:sz="0" w:space="0" w:color="auto"/>
            <w:left w:val="none" w:sz="0" w:space="0" w:color="auto"/>
            <w:bottom w:val="none" w:sz="0" w:space="0" w:color="auto"/>
            <w:right w:val="none" w:sz="0" w:space="0" w:color="auto"/>
          </w:divBdr>
        </w:div>
        <w:div w:id="1629126277">
          <w:marLeft w:val="640"/>
          <w:marRight w:val="0"/>
          <w:marTop w:val="0"/>
          <w:marBottom w:val="0"/>
          <w:divBdr>
            <w:top w:val="none" w:sz="0" w:space="0" w:color="auto"/>
            <w:left w:val="none" w:sz="0" w:space="0" w:color="auto"/>
            <w:bottom w:val="none" w:sz="0" w:space="0" w:color="auto"/>
            <w:right w:val="none" w:sz="0" w:space="0" w:color="auto"/>
          </w:divBdr>
        </w:div>
      </w:divsChild>
    </w:div>
    <w:div w:id="1440182788">
      <w:bodyDiv w:val="1"/>
      <w:marLeft w:val="0"/>
      <w:marRight w:val="0"/>
      <w:marTop w:val="0"/>
      <w:marBottom w:val="0"/>
      <w:divBdr>
        <w:top w:val="none" w:sz="0" w:space="0" w:color="auto"/>
        <w:left w:val="none" w:sz="0" w:space="0" w:color="auto"/>
        <w:bottom w:val="none" w:sz="0" w:space="0" w:color="auto"/>
        <w:right w:val="none" w:sz="0" w:space="0" w:color="auto"/>
      </w:divBdr>
      <w:divsChild>
        <w:div w:id="109787165">
          <w:marLeft w:val="640"/>
          <w:marRight w:val="0"/>
          <w:marTop w:val="0"/>
          <w:marBottom w:val="0"/>
          <w:divBdr>
            <w:top w:val="none" w:sz="0" w:space="0" w:color="auto"/>
            <w:left w:val="none" w:sz="0" w:space="0" w:color="auto"/>
            <w:bottom w:val="none" w:sz="0" w:space="0" w:color="auto"/>
            <w:right w:val="none" w:sz="0" w:space="0" w:color="auto"/>
          </w:divBdr>
        </w:div>
        <w:div w:id="1254244522">
          <w:marLeft w:val="640"/>
          <w:marRight w:val="0"/>
          <w:marTop w:val="0"/>
          <w:marBottom w:val="0"/>
          <w:divBdr>
            <w:top w:val="none" w:sz="0" w:space="0" w:color="auto"/>
            <w:left w:val="none" w:sz="0" w:space="0" w:color="auto"/>
            <w:bottom w:val="none" w:sz="0" w:space="0" w:color="auto"/>
            <w:right w:val="none" w:sz="0" w:space="0" w:color="auto"/>
          </w:divBdr>
        </w:div>
        <w:div w:id="1141728790">
          <w:marLeft w:val="640"/>
          <w:marRight w:val="0"/>
          <w:marTop w:val="0"/>
          <w:marBottom w:val="0"/>
          <w:divBdr>
            <w:top w:val="none" w:sz="0" w:space="0" w:color="auto"/>
            <w:left w:val="none" w:sz="0" w:space="0" w:color="auto"/>
            <w:bottom w:val="none" w:sz="0" w:space="0" w:color="auto"/>
            <w:right w:val="none" w:sz="0" w:space="0" w:color="auto"/>
          </w:divBdr>
        </w:div>
        <w:div w:id="137306684">
          <w:marLeft w:val="640"/>
          <w:marRight w:val="0"/>
          <w:marTop w:val="0"/>
          <w:marBottom w:val="0"/>
          <w:divBdr>
            <w:top w:val="none" w:sz="0" w:space="0" w:color="auto"/>
            <w:left w:val="none" w:sz="0" w:space="0" w:color="auto"/>
            <w:bottom w:val="none" w:sz="0" w:space="0" w:color="auto"/>
            <w:right w:val="none" w:sz="0" w:space="0" w:color="auto"/>
          </w:divBdr>
        </w:div>
        <w:div w:id="1978950482">
          <w:marLeft w:val="640"/>
          <w:marRight w:val="0"/>
          <w:marTop w:val="0"/>
          <w:marBottom w:val="0"/>
          <w:divBdr>
            <w:top w:val="none" w:sz="0" w:space="0" w:color="auto"/>
            <w:left w:val="none" w:sz="0" w:space="0" w:color="auto"/>
            <w:bottom w:val="none" w:sz="0" w:space="0" w:color="auto"/>
            <w:right w:val="none" w:sz="0" w:space="0" w:color="auto"/>
          </w:divBdr>
        </w:div>
        <w:div w:id="1855269931">
          <w:marLeft w:val="640"/>
          <w:marRight w:val="0"/>
          <w:marTop w:val="0"/>
          <w:marBottom w:val="0"/>
          <w:divBdr>
            <w:top w:val="none" w:sz="0" w:space="0" w:color="auto"/>
            <w:left w:val="none" w:sz="0" w:space="0" w:color="auto"/>
            <w:bottom w:val="none" w:sz="0" w:space="0" w:color="auto"/>
            <w:right w:val="none" w:sz="0" w:space="0" w:color="auto"/>
          </w:divBdr>
        </w:div>
        <w:div w:id="205680811">
          <w:marLeft w:val="640"/>
          <w:marRight w:val="0"/>
          <w:marTop w:val="0"/>
          <w:marBottom w:val="0"/>
          <w:divBdr>
            <w:top w:val="none" w:sz="0" w:space="0" w:color="auto"/>
            <w:left w:val="none" w:sz="0" w:space="0" w:color="auto"/>
            <w:bottom w:val="none" w:sz="0" w:space="0" w:color="auto"/>
            <w:right w:val="none" w:sz="0" w:space="0" w:color="auto"/>
          </w:divBdr>
        </w:div>
        <w:div w:id="85272343">
          <w:marLeft w:val="640"/>
          <w:marRight w:val="0"/>
          <w:marTop w:val="0"/>
          <w:marBottom w:val="0"/>
          <w:divBdr>
            <w:top w:val="none" w:sz="0" w:space="0" w:color="auto"/>
            <w:left w:val="none" w:sz="0" w:space="0" w:color="auto"/>
            <w:bottom w:val="none" w:sz="0" w:space="0" w:color="auto"/>
            <w:right w:val="none" w:sz="0" w:space="0" w:color="auto"/>
          </w:divBdr>
        </w:div>
        <w:div w:id="542861378">
          <w:marLeft w:val="640"/>
          <w:marRight w:val="0"/>
          <w:marTop w:val="0"/>
          <w:marBottom w:val="0"/>
          <w:divBdr>
            <w:top w:val="none" w:sz="0" w:space="0" w:color="auto"/>
            <w:left w:val="none" w:sz="0" w:space="0" w:color="auto"/>
            <w:bottom w:val="none" w:sz="0" w:space="0" w:color="auto"/>
            <w:right w:val="none" w:sz="0" w:space="0" w:color="auto"/>
          </w:divBdr>
        </w:div>
        <w:div w:id="1503352354">
          <w:marLeft w:val="640"/>
          <w:marRight w:val="0"/>
          <w:marTop w:val="0"/>
          <w:marBottom w:val="0"/>
          <w:divBdr>
            <w:top w:val="none" w:sz="0" w:space="0" w:color="auto"/>
            <w:left w:val="none" w:sz="0" w:space="0" w:color="auto"/>
            <w:bottom w:val="none" w:sz="0" w:space="0" w:color="auto"/>
            <w:right w:val="none" w:sz="0" w:space="0" w:color="auto"/>
          </w:divBdr>
        </w:div>
        <w:div w:id="1860508342">
          <w:marLeft w:val="640"/>
          <w:marRight w:val="0"/>
          <w:marTop w:val="0"/>
          <w:marBottom w:val="0"/>
          <w:divBdr>
            <w:top w:val="none" w:sz="0" w:space="0" w:color="auto"/>
            <w:left w:val="none" w:sz="0" w:space="0" w:color="auto"/>
            <w:bottom w:val="none" w:sz="0" w:space="0" w:color="auto"/>
            <w:right w:val="none" w:sz="0" w:space="0" w:color="auto"/>
          </w:divBdr>
        </w:div>
        <w:div w:id="1418601106">
          <w:marLeft w:val="640"/>
          <w:marRight w:val="0"/>
          <w:marTop w:val="0"/>
          <w:marBottom w:val="0"/>
          <w:divBdr>
            <w:top w:val="none" w:sz="0" w:space="0" w:color="auto"/>
            <w:left w:val="none" w:sz="0" w:space="0" w:color="auto"/>
            <w:bottom w:val="none" w:sz="0" w:space="0" w:color="auto"/>
            <w:right w:val="none" w:sz="0" w:space="0" w:color="auto"/>
          </w:divBdr>
        </w:div>
        <w:div w:id="1243567446">
          <w:marLeft w:val="640"/>
          <w:marRight w:val="0"/>
          <w:marTop w:val="0"/>
          <w:marBottom w:val="0"/>
          <w:divBdr>
            <w:top w:val="none" w:sz="0" w:space="0" w:color="auto"/>
            <w:left w:val="none" w:sz="0" w:space="0" w:color="auto"/>
            <w:bottom w:val="none" w:sz="0" w:space="0" w:color="auto"/>
            <w:right w:val="none" w:sz="0" w:space="0" w:color="auto"/>
          </w:divBdr>
        </w:div>
        <w:div w:id="1609584405">
          <w:marLeft w:val="640"/>
          <w:marRight w:val="0"/>
          <w:marTop w:val="0"/>
          <w:marBottom w:val="0"/>
          <w:divBdr>
            <w:top w:val="none" w:sz="0" w:space="0" w:color="auto"/>
            <w:left w:val="none" w:sz="0" w:space="0" w:color="auto"/>
            <w:bottom w:val="none" w:sz="0" w:space="0" w:color="auto"/>
            <w:right w:val="none" w:sz="0" w:space="0" w:color="auto"/>
          </w:divBdr>
        </w:div>
        <w:div w:id="2083094140">
          <w:marLeft w:val="640"/>
          <w:marRight w:val="0"/>
          <w:marTop w:val="0"/>
          <w:marBottom w:val="0"/>
          <w:divBdr>
            <w:top w:val="none" w:sz="0" w:space="0" w:color="auto"/>
            <w:left w:val="none" w:sz="0" w:space="0" w:color="auto"/>
            <w:bottom w:val="none" w:sz="0" w:space="0" w:color="auto"/>
            <w:right w:val="none" w:sz="0" w:space="0" w:color="auto"/>
          </w:divBdr>
        </w:div>
        <w:div w:id="447311970">
          <w:marLeft w:val="640"/>
          <w:marRight w:val="0"/>
          <w:marTop w:val="0"/>
          <w:marBottom w:val="0"/>
          <w:divBdr>
            <w:top w:val="none" w:sz="0" w:space="0" w:color="auto"/>
            <w:left w:val="none" w:sz="0" w:space="0" w:color="auto"/>
            <w:bottom w:val="none" w:sz="0" w:space="0" w:color="auto"/>
            <w:right w:val="none" w:sz="0" w:space="0" w:color="auto"/>
          </w:divBdr>
        </w:div>
        <w:div w:id="2109155015">
          <w:marLeft w:val="640"/>
          <w:marRight w:val="0"/>
          <w:marTop w:val="0"/>
          <w:marBottom w:val="0"/>
          <w:divBdr>
            <w:top w:val="none" w:sz="0" w:space="0" w:color="auto"/>
            <w:left w:val="none" w:sz="0" w:space="0" w:color="auto"/>
            <w:bottom w:val="none" w:sz="0" w:space="0" w:color="auto"/>
            <w:right w:val="none" w:sz="0" w:space="0" w:color="auto"/>
          </w:divBdr>
        </w:div>
        <w:div w:id="749502245">
          <w:marLeft w:val="640"/>
          <w:marRight w:val="0"/>
          <w:marTop w:val="0"/>
          <w:marBottom w:val="0"/>
          <w:divBdr>
            <w:top w:val="none" w:sz="0" w:space="0" w:color="auto"/>
            <w:left w:val="none" w:sz="0" w:space="0" w:color="auto"/>
            <w:bottom w:val="none" w:sz="0" w:space="0" w:color="auto"/>
            <w:right w:val="none" w:sz="0" w:space="0" w:color="auto"/>
          </w:divBdr>
        </w:div>
        <w:div w:id="1837302244">
          <w:marLeft w:val="640"/>
          <w:marRight w:val="0"/>
          <w:marTop w:val="0"/>
          <w:marBottom w:val="0"/>
          <w:divBdr>
            <w:top w:val="none" w:sz="0" w:space="0" w:color="auto"/>
            <w:left w:val="none" w:sz="0" w:space="0" w:color="auto"/>
            <w:bottom w:val="none" w:sz="0" w:space="0" w:color="auto"/>
            <w:right w:val="none" w:sz="0" w:space="0" w:color="auto"/>
          </w:divBdr>
        </w:div>
        <w:div w:id="565532688">
          <w:marLeft w:val="640"/>
          <w:marRight w:val="0"/>
          <w:marTop w:val="0"/>
          <w:marBottom w:val="0"/>
          <w:divBdr>
            <w:top w:val="none" w:sz="0" w:space="0" w:color="auto"/>
            <w:left w:val="none" w:sz="0" w:space="0" w:color="auto"/>
            <w:bottom w:val="none" w:sz="0" w:space="0" w:color="auto"/>
            <w:right w:val="none" w:sz="0" w:space="0" w:color="auto"/>
          </w:divBdr>
        </w:div>
        <w:div w:id="1841192774">
          <w:marLeft w:val="640"/>
          <w:marRight w:val="0"/>
          <w:marTop w:val="0"/>
          <w:marBottom w:val="0"/>
          <w:divBdr>
            <w:top w:val="none" w:sz="0" w:space="0" w:color="auto"/>
            <w:left w:val="none" w:sz="0" w:space="0" w:color="auto"/>
            <w:bottom w:val="none" w:sz="0" w:space="0" w:color="auto"/>
            <w:right w:val="none" w:sz="0" w:space="0" w:color="auto"/>
          </w:divBdr>
        </w:div>
        <w:div w:id="710761790">
          <w:marLeft w:val="640"/>
          <w:marRight w:val="0"/>
          <w:marTop w:val="0"/>
          <w:marBottom w:val="0"/>
          <w:divBdr>
            <w:top w:val="none" w:sz="0" w:space="0" w:color="auto"/>
            <w:left w:val="none" w:sz="0" w:space="0" w:color="auto"/>
            <w:bottom w:val="none" w:sz="0" w:space="0" w:color="auto"/>
            <w:right w:val="none" w:sz="0" w:space="0" w:color="auto"/>
          </w:divBdr>
        </w:div>
        <w:div w:id="1156261170">
          <w:marLeft w:val="640"/>
          <w:marRight w:val="0"/>
          <w:marTop w:val="0"/>
          <w:marBottom w:val="0"/>
          <w:divBdr>
            <w:top w:val="none" w:sz="0" w:space="0" w:color="auto"/>
            <w:left w:val="none" w:sz="0" w:space="0" w:color="auto"/>
            <w:bottom w:val="none" w:sz="0" w:space="0" w:color="auto"/>
            <w:right w:val="none" w:sz="0" w:space="0" w:color="auto"/>
          </w:divBdr>
        </w:div>
        <w:div w:id="194001239">
          <w:marLeft w:val="640"/>
          <w:marRight w:val="0"/>
          <w:marTop w:val="0"/>
          <w:marBottom w:val="0"/>
          <w:divBdr>
            <w:top w:val="none" w:sz="0" w:space="0" w:color="auto"/>
            <w:left w:val="none" w:sz="0" w:space="0" w:color="auto"/>
            <w:bottom w:val="none" w:sz="0" w:space="0" w:color="auto"/>
            <w:right w:val="none" w:sz="0" w:space="0" w:color="auto"/>
          </w:divBdr>
        </w:div>
      </w:divsChild>
    </w:div>
    <w:div w:id="1450005489">
      <w:bodyDiv w:val="1"/>
      <w:marLeft w:val="0"/>
      <w:marRight w:val="0"/>
      <w:marTop w:val="0"/>
      <w:marBottom w:val="0"/>
      <w:divBdr>
        <w:top w:val="none" w:sz="0" w:space="0" w:color="auto"/>
        <w:left w:val="none" w:sz="0" w:space="0" w:color="auto"/>
        <w:bottom w:val="none" w:sz="0" w:space="0" w:color="auto"/>
        <w:right w:val="none" w:sz="0" w:space="0" w:color="auto"/>
      </w:divBdr>
      <w:divsChild>
        <w:div w:id="1779258345">
          <w:marLeft w:val="640"/>
          <w:marRight w:val="0"/>
          <w:marTop w:val="0"/>
          <w:marBottom w:val="0"/>
          <w:divBdr>
            <w:top w:val="none" w:sz="0" w:space="0" w:color="auto"/>
            <w:left w:val="none" w:sz="0" w:space="0" w:color="auto"/>
            <w:bottom w:val="none" w:sz="0" w:space="0" w:color="auto"/>
            <w:right w:val="none" w:sz="0" w:space="0" w:color="auto"/>
          </w:divBdr>
        </w:div>
        <w:div w:id="766191772">
          <w:marLeft w:val="640"/>
          <w:marRight w:val="0"/>
          <w:marTop w:val="0"/>
          <w:marBottom w:val="0"/>
          <w:divBdr>
            <w:top w:val="none" w:sz="0" w:space="0" w:color="auto"/>
            <w:left w:val="none" w:sz="0" w:space="0" w:color="auto"/>
            <w:bottom w:val="none" w:sz="0" w:space="0" w:color="auto"/>
            <w:right w:val="none" w:sz="0" w:space="0" w:color="auto"/>
          </w:divBdr>
        </w:div>
        <w:div w:id="91780633">
          <w:marLeft w:val="640"/>
          <w:marRight w:val="0"/>
          <w:marTop w:val="0"/>
          <w:marBottom w:val="0"/>
          <w:divBdr>
            <w:top w:val="none" w:sz="0" w:space="0" w:color="auto"/>
            <w:left w:val="none" w:sz="0" w:space="0" w:color="auto"/>
            <w:bottom w:val="none" w:sz="0" w:space="0" w:color="auto"/>
            <w:right w:val="none" w:sz="0" w:space="0" w:color="auto"/>
          </w:divBdr>
        </w:div>
        <w:div w:id="1146164304">
          <w:marLeft w:val="640"/>
          <w:marRight w:val="0"/>
          <w:marTop w:val="0"/>
          <w:marBottom w:val="0"/>
          <w:divBdr>
            <w:top w:val="none" w:sz="0" w:space="0" w:color="auto"/>
            <w:left w:val="none" w:sz="0" w:space="0" w:color="auto"/>
            <w:bottom w:val="none" w:sz="0" w:space="0" w:color="auto"/>
            <w:right w:val="none" w:sz="0" w:space="0" w:color="auto"/>
          </w:divBdr>
        </w:div>
        <w:div w:id="1118598618">
          <w:marLeft w:val="640"/>
          <w:marRight w:val="0"/>
          <w:marTop w:val="0"/>
          <w:marBottom w:val="0"/>
          <w:divBdr>
            <w:top w:val="none" w:sz="0" w:space="0" w:color="auto"/>
            <w:left w:val="none" w:sz="0" w:space="0" w:color="auto"/>
            <w:bottom w:val="none" w:sz="0" w:space="0" w:color="auto"/>
            <w:right w:val="none" w:sz="0" w:space="0" w:color="auto"/>
          </w:divBdr>
        </w:div>
        <w:div w:id="1170409314">
          <w:marLeft w:val="640"/>
          <w:marRight w:val="0"/>
          <w:marTop w:val="0"/>
          <w:marBottom w:val="0"/>
          <w:divBdr>
            <w:top w:val="none" w:sz="0" w:space="0" w:color="auto"/>
            <w:left w:val="none" w:sz="0" w:space="0" w:color="auto"/>
            <w:bottom w:val="none" w:sz="0" w:space="0" w:color="auto"/>
            <w:right w:val="none" w:sz="0" w:space="0" w:color="auto"/>
          </w:divBdr>
        </w:div>
        <w:div w:id="1317419837">
          <w:marLeft w:val="640"/>
          <w:marRight w:val="0"/>
          <w:marTop w:val="0"/>
          <w:marBottom w:val="0"/>
          <w:divBdr>
            <w:top w:val="none" w:sz="0" w:space="0" w:color="auto"/>
            <w:left w:val="none" w:sz="0" w:space="0" w:color="auto"/>
            <w:bottom w:val="none" w:sz="0" w:space="0" w:color="auto"/>
            <w:right w:val="none" w:sz="0" w:space="0" w:color="auto"/>
          </w:divBdr>
        </w:div>
        <w:div w:id="628515856">
          <w:marLeft w:val="640"/>
          <w:marRight w:val="0"/>
          <w:marTop w:val="0"/>
          <w:marBottom w:val="0"/>
          <w:divBdr>
            <w:top w:val="none" w:sz="0" w:space="0" w:color="auto"/>
            <w:left w:val="none" w:sz="0" w:space="0" w:color="auto"/>
            <w:bottom w:val="none" w:sz="0" w:space="0" w:color="auto"/>
            <w:right w:val="none" w:sz="0" w:space="0" w:color="auto"/>
          </w:divBdr>
        </w:div>
        <w:div w:id="1659385253">
          <w:marLeft w:val="640"/>
          <w:marRight w:val="0"/>
          <w:marTop w:val="0"/>
          <w:marBottom w:val="0"/>
          <w:divBdr>
            <w:top w:val="none" w:sz="0" w:space="0" w:color="auto"/>
            <w:left w:val="none" w:sz="0" w:space="0" w:color="auto"/>
            <w:bottom w:val="none" w:sz="0" w:space="0" w:color="auto"/>
            <w:right w:val="none" w:sz="0" w:space="0" w:color="auto"/>
          </w:divBdr>
        </w:div>
        <w:div w:id="414784139">
          <w:marLeft w:val="640"/>
          <w:marRight w:val="0"/>
          <w:marTop w:val="0"/>
          <w:marBottom w:val="0"/>
          <w:divBdr>
            <w:top w:val="none" w:sz="0" w:space="0" w:color="auto"/>
            <w:left w:val="none" w:sz="0" w:space="0" w:color="auto"/>
            <w:bottom w:val="none" w:sz="0" w:space="0" w:color="auto"/>
            <w:right w:val="none" w:sz="0" w:space="0" w:color="auto"/>
          </w:divBdr>
        </w:div>
        <w:div w:id="1234001199">
          <w:marLeft w:val="640"/>
          <w:marRight w:val="0"/>
          <w:marTop w:val="0"/>
          <w:marBottom w:val="0"/>
          <w:divBdr>
            <w:top w:val="none" w:sz="0" w:space="0" w:color="auto"/>
            <w:left w:val="none" w:sz="0" w:space="0" w:color="auto"/>
            <w:bottom w:val="none" w:sz="0" w:space="0" w:color="auto"/>
            <w:right w:val="none" w:sz="0" w:space="0" w:color="auto"/>
          </w:divBdr>
        </w:div>
        <w:div w:id="1717198871">
          <w:marLeft w:val="640"/>
          <w:marRight w:val="0"/>
          <w:marTop w:val="0"/>
          <w:marBottom w:val="0"/>
          <w:divBdr>
            <w:top w:val="none" w:sz="0" w:space="0" w:color="auto"/>
            <w:left w:val="none" w:sz="0" w:space="0" w:color="auto"/>
            <w:bottom w:val="none" w:sz="0" w:space="0" w:color="auto"/>
            <w:right w:val="none" w:sz="0" w:space="0" w:color="auto"/>
          </w:divBdr>
        </w:div>
        <w:div w:id="1802267616">
          <w:marLeft w:val="640"/>
          <w:marRight w:val="0"/>
          <w:marTop w:val="0"/>
          <w:marBottom w:val="0"/>
          <w:divBdr>
            <w:top w:val="none" w:sz="0" w:space="0" w:color="auto"/>
            <w:left w:val="none" w:sz="0" w:space="0" w:color="auto"/>
            <w:bottom w:val="none" w:sz="0" w:space="0" w:color="auto"/>
            <w:right w:val="none" w:sz="0" w:space="0" w:color="auto"/>
          </w:divBdr>
        </w:div>
        <w:div w:id="544027202">
          <w:marLeft w:val="640"/>
          <w:marRight w:val="0"/>
          <w:marTop w:val="0"/>
          <w:marBottom w:val="0"/>
          <w:divBdr>
            <w:top w:val="none" w:sz="0" w:space="0" w:color="auto"/>
            <w:left w:val="none" w:sz="0" w:space="0" w:color="auto"/>
            <w:bottom w:val="none" w:sz="0" w:space="0" w:color="auto"/>
            <w:right w:val="none" w:sz="0" w:space="0" w:color="auto"/>
          </w:divBdr>
        </w:div>
        <w:div w:id="624117375">
          <w:marLeft w:val="640"/>
          <w:marRight w:val="0"/>
          <w:marTop w:val="0"/>
          <w:marBottom w:val="0"/>
          <w:divBdr>
            <w:top w:val="none" w:sz="0" w:space="0" w:color="auto"/>
            <w:left w:val="none" w:sz="0" w:space="0" w:color="auto"/>
            <w:bottom w:val="none" w:sz="0" w:space="0" w:color="auto"/>
            <w:right w:val="none" w:sz="0" w:space="0" w:color="auto"/>
          </w:divBdr>
        </w:div>
        <w:div w:id="273640361">
          <w:marLeft w:val="640"/>
          <w:marRight w:val="0"/>
          <w:marTop w:val="0"/>
          <w:marBottom w:val="0"/>
          <w:divBdr>
            <w:top w:val="none" w:sz="0" w:space="0" w:color="auto"/>
            <w:left w:val="none" w:sz="0" w:space="0" w:color="auto"/>
            <w:bottom w:val="none" w:sz="0" w:space="0" w:color="auto"/>
            <w:right w:val="none" w:sz="0" w:space="0" w:color="auto"/>
          </w:divBdr>
        </w:div>
        <w:div w:id="1750536464">
          <w:marLeft w:val="640"/>
          <w:marRight w:val="0"/>
          <w:marTop w:val="0"/>
          <w:marBottom w:val="0"/>
          <w:divBdr>
            <w:top w:val="none" w:sz="0" w:space="0" w:color="auto"/>
            <w:left w:val="none" w:sz="0" w:space="0" w:color="auto"/>
            <w:bottom w:val="none" w:sz="0" w:space="0" w:color="auto"/>
            <w:right w:val="none" w:sz="0" w:space="0" w:color="auto"/>
          </w:divBdr>
        </w:div>
        <w:div w:id="687145628">
          <w:marLeft w:val="640"/>
          <w:marRight w:val="0"/>
          <w:marTop w:val="0"/>
          <w:marBottom w:val="0"/>
          <w:divBdr>
            <w:top w:val="none" w:sz="0" w:space="0" w:color="auto"/>
            <w:left w:val="none" w:sz="0" w:space="0" w:color="auto"/>
            <w:bottom w:val="none" w:sz="0" w:space="0" w:color="auto"/>
            <w:right w:val="none" w:sz="0" w:space="0" w:color="auto"/>
          </w:divBdr>
        </w:div>
        <w:div w:id="749041379">
          <w:marLeft w:val="640"/>
          <w:marRight w:val="0"/>
          <w:marTop w:val="0"/>
          <w:marBottom w:val="0"/>
          <w:divBdr>
            <w:top w:val="none" w:sz="0" w:space="0" w:color="auto"/>
            <w:left w:val="none" w:sz="0" w:space="0" w:color="auto"/>
            <w:bottom w:val="none" w:sz="0" w:space="0" w:color="auto"/>
            <w:right w:val="none" w:sz="0" w:space="0" w:color="auto"/>
          </w:divBdr>
        </w:div>
        <w:div w:id="2103186339">
          <w:marLeft w:val="640"/>
          <w:marRight w:val="0"/>
          <w:marTop w:val="0"/>
          <w:marBottom w:val="0"/>
          <w:divBdr>
            <w:top w:val="none" w:sz="0" w:space="0" w:color="auto"/>
            <w:left w:val="none" w:sz="0" w:space="0" w:color="auto"/>
            <w:bottom w:val="none" w:sz="0" w:space="0" w:color="auto"/>
            <w:right w:val="none" w:sz="0" w:space="0" w:color="auto"/>
          </w:divBdr>
        </w:div>
        <w:div w:id="1703362460">
          <w:marLeft w:val="640"/>
          <w:marRight w:val="0"/>
          <w:marTop w:val="0"/>
          <w:marBottom w:val="0"/>
          <w:divBdr>
            <w:top w:val="none" w:sz="0" w:space="0" w:color="auto"/>
            <w:left w:val="none" w:sz="0" w:space="0" w:color="auto"/>
            <w:bottom w:val="none" w:sz="0" w:space="0" w:color="auto"/>
            <w:right w:val="none" w:sz="0" w:space="0" w:color="auto"/>
          </w:divBdr>
        </w:div>
        <w:div w:id="1734889834">
          <w:marLeft w:val="640"/>
          <w:marRight w:val="0"/>
          <w:marTop w:val="0"/>
          <w:marBottom w:val="0"/>
          <w:divBdr>
            <w:top w:val="none" w:sz="0" w:space="0" w:color="auto"/>
            <w:left w:val="none" w:sz="0" w:space="0" w:color="auto"/>
            <w:bottom w:val="none" w:sz="0" w:space="0" w:color="auto"/>
            <w:right w:val="none" w:sz="0" w:space="0" w:color="auto"/>
          </w:divBdr>
        </w:div>
        <w:div w:id="1990163330">
          <w:marLeft w:val="640"/>
          <w:marRight w:val="0"/>
          <w:marTop w:val="0"/>
          <w:marBottom w:val="0"/>
          <w:divBdr>
            <w:top w:val="none" w:sz="0" w:space="0" w:color="auto"/>
            <w:left w:val="none" w:sz="0" w:space="0" w:color="auto"/>
            <w:bottom w:val="none" w:sz="0" w:space="0" w:color="auto"/>
            <w:right w:val="none" w:sz="0" w:space="0" w:color="auto"/>
          </w:divBdr>
        </w:div>
        <w:div w:id="1412266730">
          <w:marLeft w:val="640"/>
          <w:marRight w:val="0"/>
          <w:marTop w:val="0"/>
          <w:marBottom w:val="0"/>
          <w:divBdr>
            <w:top w:val="none" w:sz="0" w:space="0" w:color="auto"/>
            <w:left w:val="none" w:sz="0" w:space="0" w:color="auto"/>
            <w:bottom w:val="none" w:sz="0" w:space="0" w:color="auto"/>
            <w:right w:val="none" w:sz="0" w:space="0" w:color="auto"/>
          </w:divBdr>
        </w:div>
        <w:div w:id="507404404">
          <w:marLeft w:val="640"/>
          <w:marRight w:val="0"/>
          <w:marTop w:val="0"/>
          <w:marBottom w:val="0"/>
          <w:divBdr>
            <w:top w:val="none" w:sz="0" w:space="0" w:color="auto"/>
            <w:left w:val="none" w:sz="0" w:space="0" w:color="auto"/>
            <w:bottom w:val="none" w:sz="0" w:space="0" w:color="auto"/>
            <w:right w:val="none" w:sz="0" w:space="0" w:color="auto"/>
          </w:divBdr>
        </w:div>
      </w:divsChild>
    </w:div>
    <w:div w:id="1455707279">
      <w:bodyDiv w:val="1"/>
      <w:marLeft w:val="0"/>
      <w:marRight w:val="0"/>
      <w:marTop w:val="0"/>
      <w:marBottom w:val="0"/>
      <w:divBdr>
        <w:top w:val="none" w:sz="0" w:space="0" w:color="auto"/>
        <w:left w:val="none" w:sz="0" w:space="0" w:color="auto"/>
        <w:bottom w:val="none" w:sz="0" w:space="0" w:color="auto"/>
        <w:right w:val="none" w:sz="0" w:space="0" w:color="auto"/>
      </w:divBdr>
      <w:divsChild>
        <w:div w:id="606238230">
          <w:marLeft w:val="640"/>
          <w:marRight w:val="0"/>
          <w:marTop w:val="0"/>
          <w:marBottom w:val="0"/>
          <w:divBdr>
            <w:top w:val="none" w:sz="0" w:space="0" w:color="auto"/>
            <w:left w:val="none" w:sz="0" w:space="0" w:color="auto"/>
            <w:bottom w:val="none" w:sz="0" w:space="0" w:color="auto"/>
            <w:right w:val="none" w:sz="0" w:space="0" w:color="auto"/>
          </w:divBdr>
        </w:div>
        <w:div w:id="1566649472">
          <w:marLeft w:val="640"/>
          <w:marRight w:val="0"/>
          <w:marTop w:val="0"/>
          <w:marBottom w:val="0"/>
          <w:divBdr>
            <w:top w:val="none" w:sz="0" w:space="0" w:color="auto"/>
            <w:left w:val="none" w:sz="0" w:space="0" w:color="auto"/>
            <w:bottom w:val="none" w:sz="0" w:space="0" w:color="auto"/>
            <w:right w:val="none" w:sz="0" w:space="0" w:color="auto"/>
          </w:divBdr>
        </w:div>
        <w:div w:id="1130628982">
          <w:marLeft w:val="640"/>
          <w:marRight w:val="0"/>
          <w:marTop w:val="0"/>
          <w:marBottom w:val="0"/>
          <w:divBdr>
            <w:top w:val="none" w:sz="0" w:space="0" w:color="auto"/>
            <w:left w:val="none" w:sz="0" w:space="0" w:color="auto"/>
            <w:bottom w:val="none" w:sz="0" w:space="0" w:color="auto"/>
            <w:right w:val="none" w:sz="0" w:space="0" w:color="auto"/>
          </w:divBdr>
        </w:div>
        <w:div w:id="1157460250">
          <w:marLeft w:val="640"/>
          <w:marRight w:val="0"/>
          <w:marTop w:val="0"/>
          <w:marBottom w:val="0"/>
          <w:divBdr>
            <w:top w:val="none" w:sz="0" w:space="0" w:color="auto"/>
            <w:left w:val="none" w:sz="0" w:space="0" w:color="auto"/>
            <w:bottom w:val="none" w:sz="0" w:space="0" w:color="auto"/>
            <w:right w:val="none" w:sz="0" w:space="0" w:color="auto"/>
          </w:divBdr>
        </w:div>
        <w:div w:id="272060121">
          <w:marLeft w:val="640"/>
          <w:marRight w:val="0"/>
          <w:marTop w:val="0"/>
          <w:marBottom w:val="0"/>
          <w:divBdr>
            <w:top w:val="none" w:sz="0" w:space="0" w:color="auto"/>
            <w:left w:val="none" w:sz="0" w:space="0" w:color="auto"/>
            <w:bottom w:val="none" w:sz="0" w:space="0" w:color="auto"/>
            <w:right w:val="none" w:sz="0" w:space="0" w:color="auto"/>
          </w:divBdr>
        </w:div>
        <w:div w:id="1813138062">
          <w:marLeft w:val="640"/>
          <w:marRight w:val="0"/>
          <w:marTop w:val="0"/>
          <w:marBottom w:val="0"/>
          <w:divBdr>
            <w:top w:val="none" w:sz="0" w:space="0" w:color="auto"/>
            <w:left w:val="none" w:sz="0" w:space="0" w:color="auto"/>
            <w:bottom w:val="none" w:sz="0" w:space="0" w:color="auto"/>
            <w:right w:val="none" w:sz="0" w:space="0" w:color="auto"/>
          </w:divBdr>
        </w:div>
        <w:div w:id="1161314969">
          <w:marLeft w:val="640"/>
          <w:marRight w:val="0"/>
          <w:marTop w:val="0"/>
          <w:marBottom w:val="0"/>
          <w:divBdr>
            <w:top w:val="none" w:sz="0" w:space="0" w:color="auto"/>
            <w:left w:val="none" w:sz="0" w:space="0" w:color="auto"/>
            <w:bottom w:val="none" w:sz="0" w:space="0" w:color="auto"/>
            <w:right w:val="none" w:sz="0" w:space="0" w:color="auto"/>
          </w:divBdr>
        </w:div>
        <w:div w:id="321466530">
          <w:marLeft w:val="640"/>
          <w:marRight w:val="0"/>
          <w:marTop w:val="0"/>
          <w:marBottom w:val="0"/>
          <w:divBdr>
            <w:top w:val="none" w:sz="0" w:space="0" w:color="auto"/>
            <w:left w:val="none" w:sz="0" w:space="0" w:color="auto"/>
            <w:bottom w:val="none" w:sz="0" w:space="0" w:color="auto"/>
            <w:right w:val="none" w:sz="0" w:space="0" w:color="auto"/>
          </w:divBdr>
        </w:div>
        <w:div w:id="1046443629">
          <w:marLeft w:val="640"/>
          <w:marRight w:val="0"/>
          <w:marTop w:val="0"/>
          <w:marBottom w:val="0"/>
          <w:divBdr>
            <w:top w:val="none" w:sz="0" w:space="0" w:color="auto"/>
            <w:left w:val="none" w:sz="0" w:space="0" w:color="auto"/>
            <w:bottom w:val="none" w:sz="0" w:space="0" w:color="auto"/>
            <w:right w:val="none" w:sz="0" w:space="0" w:color="auto"/>
          </w:divBdr>
        </w:div>
        <w:div w:id="1461538241">
          <w:marLeft w:val="640"/>
          <w:marRight w:val="0"/>
          <w:marTop w:val="0"/>
          <w:marBottom w:val="0"/>
          <w:divBdr>
            <w:top w:val="none" w:sz="0" w:space="0" w:color="auto"/>
            <w:left w:val="none" w:sz="0" w:space="0" w:color="auto"/>
            <w:bottom w:val="none" w:sz="0" w:space="0" w:color="auto"/>
            <w:right w:val="none" w:sz="0" w:space="0" w:color="auto"/>
          </w:divBdr>
        </w:div>
        <w:div w:id="28070079">
          <w:marLeft w:val="640"/>
          <w:marRight w:val="0"/>
          <w:marTop w:val="0"/>
          <w:marBottom w:val="0"/>
          <w:divBdr>
            <w:top w:val="none" w:sz="0" w:space="0" w:color="auto"/>
            <w:left w:val="none" w:sz="0" w:space="0" w:color="auto"/>
            <w:bottom w:val="none" w:sz="0" w:space="0" w:color="auto"/>
            <w:right w:val="none" w:sz="0" w:space="0" w:color="auto"/>
          </w:divBdr>
        </w:div>
        <w:div w:id="1367413944">
          <w:marLeft w:val="640"/>
          <w:marRight w:val="0"/>
          <w:marTop w:val="0"/>
          <w:marBottom w:val="0"/>
          <w:divBdr>
            <w:top w:val="none" w:sz="0" w:space="0" w:color="auto"/>
            <w:left w:val="none" w:sz="0" w:space="0" w:color="auto"/>
            <w:bottom w:val="none" w:sz="0" w:space="0" w:color="auto"/>
            <w:right w:val="none" w:sz="0" w:space="0" w:color="auto"/>
          </w:divBdr>
        </w:div>
        <w:div w:id="1422682585">
          <w:marLeft w:val="640"/>
          <w:marRight w:val="0"/>
          <w:marTop w:val="0"/>
          <w:marBottom w:val="0"/>
          <w:divBdr>
            <w:top w:val="none" w:sz="0" w:space="0" w:color="auto"/>
            <w:left w:val="none" w:sz="0" w:space="0" w:color="auto"/>
            <w:bottom w:val="none" w:sz="0" w:space="0" w:color="auto"/>
            <w:right w:val="none" w:sz="0" w:space="0" w:color="auto"/>
          </w:divBdr>
        </w:div>
        <w:div w:id="1317495340">
          <w:marLeft w:val="640"/>
          <w:marRight w:val="0"/>
          <w:marTop w:val="0"/>
          <w:marBottom w:val="0"/>
          <w:divBdr>
            <w:top w:val="none" w:sz="0" w:space="0" w:color="auto"/>
            <w:left w:val="none" w:sz="0" w:space="0" w:color="auto"/>
            <w:bottom w:val="none" w:sz="0" w:space="0" w:color="auto"/>
            <w:right w:val="none" w:sz="0" w:space="0" w:color="auto"/>
          </w:divBdr>
        </w:div>
        <w:div w:id="1741173426">
          <w:marLeft w:val="640"/>
          <w:marRight w:val="0"/>
          <w:marTop w:val="0"/>
          <w:marBottom w:val="0"/>
          <w:divBdr>
            <w:top w:val="none" w:sz="0" w:space="0" w:color="auto"/>
            <w:left w:val="none" w:sz="0" w:space="0" w:color="auto"/>
            <w:bottom w:val="none" w:sz="0" w:space="0" w:color="auto"/>
            <w:right w:val="none" w:sz="0" w:space="0" w:color="auto"/>
          </w:divBdr>
        </w:div>
        <w:div w:id="1993946843">
          <w:marLeft w:val="640"/>
          <w:marRight w:val="0"/>
          <w:marTop w:val="0"/>
          <w:marBottom w:val="0"/>
          <w:divBdr>
            <w:top w:val="none" w:sz="0" w:space="0" w:color="auto"/>
            <w:left w:val="none" w:sz="0" w:space="0" w:color="auto"/>
            <w:bottom w:val="none" w:sz="0" w:space="0" w:color="auto"/>
            <w:right w:val="none" w:sz="0" w:space="0" w:color="auto"/>
          </w:divBdr>
        </w:div>
        <w:div w:id="2062710288">
          <w:marLeft w:val="640"/>
          <w:marRight w:val="0"/>
          <w:marTop w:val="0"/>
          <w:marBottom w:val="0"/>
          <w:divBdr>
            <w:top w:val="none" w:sz="0" w:space="0" w:color="auto"/>
            <w:left w:val="none" w:sz="0" w:space="0" w:color="auto"/>
            <w:bottom w:val="none" w:sz="0" w:space="0" w:color="auto"/>
            <w:right w:val="none" w:sz="0" w:space="0" w:color="auto"/>
          </w:divBdr>
        </w:div>
        <w:div w:id="2071078228">
          <w:marLeft w:val="640"/>
          <w:marRight w:val="0"/>
          <w:marTop w:val="0"/>
          <w:marBottom w:val="0"/>
          <w:divBdr>
            <w:top w:val="none" w:sz="0" w:space="0" w:color="auto"/>
            <w:left w:val="none" w:sz="0" w:space="0" w:color="auto"/>
            <w:bottom w:val="none" w:sz="0" w:space="0" w:color="auto"/>
            <w:right w:val="none" w:sz="0" w:space="0" w:color="auto"/>
          </w:divBdr>
        </w:div>
        <w:div w:id="491290239">
          <w:marLeft w:val="640"/>
          <w:marRight w:val="0"/>
          <w:marTop w:val="0"/>
          <w:marBottom w:val="0"/>
          <w:divBdr>
            <w:top w:val="none" w:sz="0" w:space="0" w:color="auto"/>
            <w:left w:val="none" w:sz="0" w:space="0" w:color="auto"/>
            <w:bottom w:val="none" w:sz="0" w:space="0" w:color="auto"/>
            <w:right w:val="none" w:sz="0" w:space="0" w:color="auto"/>
          </w:divBdr>
        </w:div>
        <w:div w:id="36661322">
          <w:marLeft w:val="640"/>
          <w:marRight w:val="0"/>
          <w:marTop w:val="0"/>
          <w:marBottom w:val="0"/>
          <w:divBdr>
            <w:top w:val="none" w:sz="0" w:space="0" w:color="auto"/>
            <w:left w:val="none" w:sz="0" w:space="0" w:color="auto"/>
            <w:bottom w:val="none" w:sz="0" w:space="0" w:color="auto"/>
            <w:right w:val="none" w:sz="0" w:space="0" w:color="auto"/>
          </w:divBdr>
        </w:div>
        <w:div w:id="1950310749">
          <w:marLeft w:val="640"/>
          <w:marRight w:val="0"/>
          <w:marTop w:val="0"/>
          <w:marBottom w:val="0"/>
          <w:divBdr>
            <w:top w:val="none" w:sz="0" w:space="0" w:color="auto"/>
            <w:left w:val="none" w:sz="0" w:space="0" w:color="auto"/>
            <w:bottom w:val="none" w:sz="0" w:space="0" w:color="auto"/>
            <w:right w:val="none" w:sz="0" w:space="0" w:color="auto"/>
          </w:divBdr>
        </w:div>
        <w:div w:id="1142888021">
          <w:marLeft w:val="640"/>
          <w:marRight w:val="0"/>
          <w:marTop w:val="0"/>
          <w:marBottom w:val="0"/>
          <w:divBdr>
            <w:top w:val="none" w:sz="0" w:space="0" w:color="auto"/>
            <w:left w:val="none" w:sz="0" w:space="0" w:color="auto"/>
            <w:bottom w:val="none" w:sz="0" w:space="0" w:color="auto"/>
            <w:right w:val="none" w:sz="0" w:space="0" w:color="auto"/>
          </w:divBdr>
        </w:div>
        <w:div w:id="1122311164">
          <w:marLeft w:val="640"/>
          <w:marRight w:val="0"/>
          <w:marTop w:val="0"/>
          <w:marBottom w:val="0"/>
          <w:divBdr>
            <w:top w:val="none" w:sz="0" w:space="0" w:color="auto"/>
            <w:left w:val="none" w:sz="0" w:space="0" w:color="auto"/>
            <w:bottom w:val="none" w:sz="0" w:space="0" w:color="auto"/>
            <w:right w:val="none" w:sz="0" w:space="0" w:color="auto"/>
          </w:divBdr>
        </w:div>
        <w:div w:id="584850446">
          <w:marLeft w:val="640"/>
          <w:marRight w:val="0"/>
          <w:marTop w:val="0"/>
          <w:marBottom w:val="0"/>
          <w:divBdr>
            <w:top w:val="none" w:sz="0" w:space="0" w:color="auto"/>
            <w:left w:val="none" w:sz="0" w:space="0" w:color="auto"/>
            <w:bottom w:val="none" w:sz="0" w:space="0" w:color="auto"/>
            <w:right w:val="none" w:sz="0" w:space="0" w:color="auto"/>
          </w:divBdr>
        </w:div>
      </w:divsChild>
    </w:div>
    <w:div w:id="1468816504">
      <w:bodyDiv w:val="1"/>
      <w:marLeft w:val="0"/>
      <w:marRight w:val="0"/>
      <w:marTop w:val="0"/>
      <w:marBottom w:val="0"/>
      <w:divBdr>
        <w:top w:val="none" w:sz="0" w:space="0" w:color="auto"/>
        <w:left w:val="none" w:sz="0" w:space="0" w:color="auto"/>
        <w:bottom w:val="none" w:sz="0" w:space="0" w:color="auto"/>
        <w:right w:val="none" w:sz="0" w:space="0" w:color="auto"/>
      </w:divBdr>
      <w:divsChild>
        <w:div w:id="1142116729">
          <w:marLeft w:val="640"/>
          <w:marRight w:val="0"/>
          <w:marTop w:val="0"/>
          <w:marBottom w:val="0"/>
          <w:divBdr>
            <w:top w:val="none" w:sz="0" w:space="0" w:color="auto"/>
            <w:left w:val="none" w:sz="0" w:space="0" w:color="auto"/>
            <w:bottom w:val="none" w:sz="0" w:space="0" w:color="auto"/>
            <w:right w:val="none" w:sz="0" w:space="0" w:color="auto"/>
          </w:divBdr>
        </w:div>
        <w:div w:id="1056196458">
          <w:marLeft w:val="640"/>
          <w:marRight w:val="0"/>
          <w:marTop w:val="0"/>
          <w:marBottom w:val="0"/>
          <w:divBdr>
            <w:top w:val="none" w:sz="0" w:space="0" w:color="auto"/>
            <w:left w:val="none" w:sz="0" w:space="0" w:color="auto"/>
            <w:bottom w:val="none" w:sz="0" w:space="0" w:color="auto"/>
            <w:right w:val="none" w:sz="0" w:space="0" w:color="auto"/>
          </w:divBdr>
        </w:div>
        <w:div w:id="1200388552">
          <w:marLeft w:val="640"/>
          <w:marRight w:val="0"/>
          <w:marTop w:val="0"/>
          <w:marBottom w:val="0"/>
          <w:divBdr>
            <w:top w:val="none" w:sz="0" w:space="0" w:color="auto"/>
            <w:left w:val="none" w:sz="0" w:space="0" w:color="auto"/>
            <w:bottom w:val="none" w:sz="0" w:space="0" w:color="auto"/>
            <w:right w:val="none" w:sz="0" w:space="0" w:color="auto"/>
          </w:divBdr>
        </w:div>
        <w:div w:id="404569870">
          <w:marLeft w:val="640"/>
          <w:marRight w:val="0"/>
          <w:marTop w:val="0"/>
          <w:marBottom w:val="0"/>
          <w:divBdr>
            <w:top w:val="none" w:sz="0" w:space="0" w:color="auto"/>
            <w:left w:val="none" w:sz="0" w:space="0" w:color="auto"/>
            <w:bottom w:val="none" w:sz="0" w:space="0" w:color="auto"/>
            <w:right w:val="none" w:sz="0" w:space="0" w:color="auto"/>
          </w:divBdr>
        </w:div>
        <w:div w:id="411972875">
          <w:marLeft w:val="640"/>
          <w:marRight w:val="0"/>
          <w:marTop w:val="0"/>
          <w:marBottom w:val="0"/>
          <w:divBdr>
            <w:top w:val="none" w:sz="0" w:space="0" w:color="auto"/>
            <w:left w:val="none" w:sz="0" w:space="0" w:color="auto"/>
            <w:bottom w:val="none" w:sz="0" w:space="0" w:color="auto"/>
            <w:right w:val="none" w:sz="0" w:space="0" w:color="auto"/>
          </w:divBdr>
        </w:div>
        <w:div w:id="43062270">
          <w:marLeft w:val="640"/>
          <w:marRight w:val="0"/>
          <w:marTop w:val="0"/>
          <w:marBottom w:val="0"/>
          <w:divBdr>
            <w:top w:val="none" w:sz="0" w:space="0" w:color="auto"/>
            <w:left w:val="none" w:sz="0" w:space="0" w:color="auto"/>
            <w:bottom w:val="none" w:sz="0" w:space="0" w:color="auto"/>
            <w:right w:val="none" w:sz="0" w:space="0" w:color="auto"/>
          </w:divBdr>
        </w:div>
        <w:div w:id="139227466">
          <w:marLeft w:val="640"/>
          <w:marRight w:val="0"/>
          <w:marTop w:val="0"/>
          <w:marBottom w:val="0"/>
          <w:divBdr>
            <w:top w:val="none" w:sz="0" w:space="0" w:color="auto"/>
            <w:left w:val="none" w:sz="0" w:space="0" w:color="auto"/>
            <w:bottom w:val="none" w:sz="0" w:space="0" w:color="auto"/>
            <w:right w:val="none" w:sz="0" w:space="0" w:color="auto"/>
          </w:divBdr>
        </w:div>
        <w:div w:id="1364399129">
          <w:marLeft w:val="640"/>
          <w:marRight w:val="0"/>
          <w:marTop w:val="0"/>
          <w:marBottom w:val="0"/>
          <w:divBdr>
            <w:top w:val="none" w:sz="0" w:space="0" w:color="auto"/>
            <w:left w:val="none" w:sz="0" w:space="0" w:color="auto"/>
            <w:bottom w:val="none" w:sz="0" w:space="0" w:color="auto"/>
            <w:right w:val="none" w:sz="0" w:space="0" w:color="auto"/>
          </w:divBdr>
        </w:div>
        <w:div w:id="423303859">
          <w:marLeft w:val="640"/>
          <w:marRight w:val="0"/>
          <w:marTop w:val="0"/>
          <w:marBottom w:val="0"/>
          <w:divBdr>
            <w:top w:val="none" w:sz="0" w:space="0" w:color="auto"/>
            <w:left w:val="none" w:sz="0" w:space="0" w:color="auto"/>
            <w:bottom w:val="none" w:sz="0" w:space="0" w:color="auto"/>
            <w:right w:val="none" w:sz="0" w:space="0" w:color="auto"/>
          </w:divBdr>
        </w:div>
        <w:div w:id="1288509479">
          <w:marLeft w:val="640"/>
          <w:marRight w:val="0"/>
          <w:marTop w:val="0"/>
          <w:marBottom w:val="0"/>
          <w:divBdr>
            <w:top w:val="none" w:sz="0" w:space="0" w:color="auto"/>
            <w:left w:val="none" w:sz="0" w:space="0" w:color="auto"/>
            <w:bottom w:val="none" w:sz="0" w:space="0" w:color="auto"/>
            <w:right w:val="none" w:sz="0" w:space="0" w:color="auto"/>
          </w:divBdr>
        </w:div>
        <w:div w:id="690842021">
          <w:marLeft w:val="640"/>
          <w:marRight w:val="0"/>
          <w:marTop w:val="0"/>
          <w:marBottom w:val="0"/>
          <w:divBdr>
            <w:top w:val="none" w:sz="0" w:space="0" w:color="auto"/>
            <w:left w:val="none" w:sz="0" w:space="0" w:color="auto"/>
            <w:bottom w:val="none" w:sz="0" w:space="0" w:color="auto"/>
            <w:right w:val="none" w:sz="0" w:space="0" w:color="auto"/>
          </w:divBdr>
        </w:div>
        <w:div w:id="213081676">
          <w:marLeft w:val="640"/>
          <w:marRight w:val="0"/>
          <w:marTop w:val="0"/>
          <w:marBottom w:val="0"/>
          <w:divBdr>
            <w:top w:val="none" w:sz="0" w:space="0" w:color="auto"/>
            <w:left w:val="none" w:sz="0" w:space="0" w:color="auto"/>
            <w:bottom w:val="none" w:sz="0" w:space="0" w:color="auto"/>
            <w:right w:val="none" w:sz="0" w:space="0" w:color="auto"/>
          </w:divBdr>
        </w:div>
        <w:div w:id="477763627">
          <w:marLeft w:val="640"/>
          <w:marRight w:val="0"/>
          <w:marTop w:val="0"/>
          <w:marBottom w:val="0"/>
          <w:divBdr>
            <w:top w:val="none" w:sz="0" w:space="0" w:color="auto"/>
            <w:left w:val="none" w:sz="0" w:space="0" w:color="auto"/>
            <w:bottom w:val="none" w:sz="0" w:space="0" w:color="auto"/>
            <w:right w:val="none" w:sz="0" w:space="0" w:color="auto"/>
          </w:divBdr>
        </w:div>
        <w:div w:id="1024863565">
          <w:marLeft w:val="640"/>
          <w:marRight w:val="0"/>
          <w:marTop w:val="0"/>
          <w:marBottom w:val="0"/>
          <w:divBdr>
            <w:top w:val="none" w:sz="0" w:space="0" w:color="auto"/>
            <w:left w:val="none" w:sz="0" w:space="0" w:color="auto"/>
            <w:bottom w:val="none" w:sz="0" w:space="0" w:color="auto"/>
            <w:right w:val="none" w:sz="0" w:space="0" w:color="auto"/>
          </w:divBdr>
        </w:div>
        <w:div w:id="1827548841">
          <w:marLeft w:val="640"/>
          <w:marRight w:val="0"/>
          <w:marTop w:val="0"/>
          <w:marBottom w:val="0"/>
          <w:divBdr>
            <w:top w:val="none" w:sz="0" w:space="0" w:color="auto"/>
            <w:left w:val="none" w:sz="0" w:space="0" w:color="auto"/>
            <w:bottom w:val="none" w:sz="0" w:space="0" w:color="auto"/>
            <w:right w:val="none" w:sz="0" w:space="0" w:color="auto"/>
          </w:divBdr>
        </w:div>
        <w:div w:id="394009127">
          <w:marLeft w:val="640"/>
          <w:marRight w:val="0"/>
          <w:marTop w:val="0"/>
          <w:marBottom w:val="0"/>
          <w:divBdr>
            <w:top w:val="none" w:sz="0" w:space="0" w:color="auto"/>
            <w:left w:val="none" w:sz="0" w:space="0" w:color="auto"/>
            <w:bottom w:val="none" w:sz="0" w:space="0" w:color="auto"/>
            <w:right w:val="none" w:sz="0" w:space="0" w:color="auto"/>
          </w:divBdr>
        </w:div>
        <w:div w:id="1400858840">
          <w:marLeft w:val="640"/>
          <w:marRight w:val="0"/>
          <w:marTop w:val="0"/>
          <w:marBottom w:val="0"/>
          <w:divBdr>
            <w:top w:val="none" w:sz="0" w:space="0" w:color="auto"/>
            <w:left w:val="none" w:sz="0" w:space="0" w:color="auto"/>
            <w:bottom w:val="none" w:sz="0" w:space="0" w:color="auto"/>
            <w:right w:val="none" w:sz="0" w:space="0" w:color="auto"/>
          </w:divBdr>
        </w:div>
      </w:divsChild>
    </w:div>
    <w:div w:id="1469932098">
      <w:bodyDiv w:val="1"/>
      <w:marLeft w:val="0"/>
      <w:marRight w:val="0"/>
      <w:marTop w:val="0"/>
      <w:marBottom w:val="0"/>
      <w:divBdr>
        <w:top w:val="none" w:sz="0" w:space="0" w:color="auto"/>
        <w:left w:val="none" w:sz="0" w:space="0" w:color="auto"/>
        <w:bottom w:val="none" w:sz="0" w:space="0" w:color="auto"/>
        <w:right w:val="none" w:sz="0" w:space="0" w:color="auto"/>
      </w:divBdr>
      <w:divsChild>
        <w:div w:id="651065156">
          <w:marLeft w:val="640"/>
          <w:marRight w:val="0"/>
          <w:marTop w:val="0"/>
          <w:marBottom w:val="0"/>
          <w:divBdr>
            <w:top w:val="none" w:sz="0" w:space="0" w:color="auto"/>
            <w:left w:val="none" w:sz="0" w:space="0" w:color="auto"/>
            <w:bottom w:val="none" w:sz="0" w:space="0" w:color="auto"/>
            <w:right w:val="none" w:sz="0" w:space="0" w:color="auto"/>
          </w:divBdr>
        </w:div>
        <w:div w:id="658655447">
          <w:marLeft w:val="640"/>
          <w:marRight w:val="0"/>
          <w:marTop w:val="0"/>
          <w:marBottom w:val="0"/>
          <w:divBdr>
            <w:top w:val="none" w:sz="0" w:space="0" w:color="auto"/>
            <w:left w:val="none" w:sz="0" w:space="0" w:color="auto"/>
            <w:bottom w:val="none" w:sz="0" w:space="0" w:color="auto"/>
            <w:right w:val="none" w:sz="0" w:space="0" w:color="auto"/>
          </w:divBdr>
        </w:div>
        <w:div w:id="2127001688">
          <w:marLeft w:val="640"/>
          <w:marRight w:val="0"/>
          <w:marTop w:val="0"/>
          <w:marBottom w:val="0"/>
          <w:divBdr>
            <w:top w:val="none" w:sz="0" w:space="0" w:color="auto"/>
            <w:left w:val="none" w:sz="0" w:space="0" w:color="auto"/>
            <w:bottom w:val="none" w:sz="0" w:space="0" w:color="auto"/>
            <w:right w:val="none" w:sz="0" w:space="0" w:color="auto"/>
          </w:divBdr>
        </w:div>
        <w:div w:id="1748647972">
          <w:marLeft w:val="640"/>
          <w:marRight w:val="0"/>
          <w:marTop w:val="0"/>
          <w:marBottom w:val="0"/>
          <w:divBdr>
            <w:top w:val="none" w:sz="0" w:space="0" w:color="auto"/>
            <w:left w:val="none" w:sz="0" w:space="0" w:color="auto"/>
            <w:bottom w:val="none" w:sz="0" w:space="0" w:color="auto"/>
            <w:right w:val="none" w:sz="0" w:space="0" w:color="auto"/>
          </w:divBdr>
        </w:div>
        <w:div w:id="1160118328">
          <w:marLeft w:val="640"/>
          <w:marRight w:val="0"/>
          <w:marTop w:val="0"/>
          <w:marBottom w:val="0"/>
          <w:divBdr>
            <w:top w:val="none" w:sz="0" w:space="0" w:color="auto"/>
            <w:left w:val="none" w:sz="0" w:space="0" w:color="auto"/>
            <w:bottom w:val="none" w:sz="0" w:space="0" w:color="auto"/>
            <w:right w:val="none" w:sz="0" w:space="0" w:color="auto"/>
          </w:divBdr>
        </w:div>
        <w:div w:id="1839882448">
          <w:marLeft w:val="640"/>
          <w:marRight w:val="0"/>
          <w:marTop w:val="0"/>
          <w:marBottom w:val="0"/>
          <w:divBdr>
            <w:top w:val="none" w:sz="0" w:space="0" w:color="auto"/>
            <w:left w:val="none" w:sz="0" w:space="0" w:color="auto"/>
            <w:bottom w:val="none" w:sz="0" w:space="0" w:color="auto"/>
            <w:right w:val="none" w:sz="0" w:space="0" w:color="auto"/>
          </w:divBdr>
        </w:div>
        <w:div w:id="1121343939">
          <w:marLeft w:val="640"/>
          <w:marRight w:val="0"/>
          <w:marTop w:val="0"/>
          <w:marBottom w:val="0"/>
          <w:divBdr>
            <w:top w:val="none" w:sz="0" w:space="0" w:color="auto"/>
            <w:left w:val="none" w:sz="0" w:space="0" w:color="auto"/>
            <w:bottom w:val="none" w:sz="0" w:space="0" w:color="auto"/>
            <w:right w:val="none" w:sz="0" w:space="0" w:color="auto"/>
          </w:divBdr>
        </w:div>
        <w:div w:id="527449795">
          <w:marLeft w:val="640"/>
          <w:marRight w:val="0"/>
          <w:marTop w:val="0"/>
          <w:marBottom w:val="0"/>
          <w:divBdr>
            <w:top w:val="none" w:sz="0" w:space="0" w:color="auto"/>
            <w:left w:val="none" w:sz="0" w:space="0" w:color="auto"/>
            <w:bottom w:val="none" w:sz="0" w:space="0" w:color="auto"/>
            <w:right w:val="none" w:sz="0" w:space="0" w:color="auto"/>
          </w:divBdr>
        </w:div>
      </w:divsChild>
    </w:div>
    <w:div w:id="1485857477">
      <w:bodyDiv w:val="1"/>
      <w:marLeft w:val="0"/>
      <w:marRight w:val="0"/>
      <w:marTop w:val="0"/>
      <w:marBottom w:val="0"/>
      <w:divBdr>
        <w:top w:val="none" w:sz="0" w:space="0" w:color="auto"/>
        <w:left w:val="none" w:sz="0" w:space="0" w:color="auto"/>
        <w:bottom w:val="none" w:sz="0" w:space="0" w:color="auto"/>
        <w:right w:val="none" w:sz="0" w:space="0" w:color="auto"/>
      </w:divBdr>
      <w:divsChild>
        <w:div w:id="532158769">
          <w:marLeft w:val="640"/>
          <w:marRight w:val="0"/>
          <w:marTop w:val="0"/>
          <w:marBottom w:val="0"/>
          <w:divBdr>
            <w:top w:val="none" w:sz="0" w:space="0" w:color="auto"/>
            <w:left w:val="none" w:sz="0" w:space="0" w:color="auto"/>
            <w:bottom w:val="none" w:sz="0" w:space="0" w:color="auto"/>
            <w:right w:val="none" w:sz="0" w:space="0" w:color="auto"/>
          </w:divBdr>
        </w:div>
        <w:div w:id="1776055586">
          <w:marLeft w:val="640"/>
          <w:marRight w:val="0"/>
          <w:marTop w:val="0"/>
          <w:marBottom w:val="0"/>
          <w:divBdr>
            <w:top w:val="none" w:sz="0" w:space="0" w:color="auto"/>
            <w:left w:val="none" w:sz="0" w:space="0" w:color="auto"/>
            <w:bottom w:val="none" w:sz="0" w:space="0" w:color="auto"/>
            <w:right w:val="none" w:sz="0" w:space="0" w:color="auto"/>
          </w:divBdr>
        </w:div>
        <w:div w:id="1315570895">
          <w:marLeft w:val="640"/>
          <w:marRight w:val="0"/>
          <w:marTop w:val="0"/>
          <w:marBottom w:val="0"/>
          <w:divBdr>
            <w:top w:val="none" w:sz="0" w:space="0" w:color="auto"/>
            <w:left w:val="none" w:sz="0" w:space="0" w:color="auto"/>
            <w:bottom w:val="none" w:sz="0" w:space="0" w:color="auto"/>
            <w:right w:val="none" w:sz="0" w:space="0" w:color="auto"/>
          </w:divBdr>
        </w:div>
        <w:div w:id="2081251542">
          <w:marLeft w:val="640"/>
          <w:marRight w:val="0"/>
          <w:marTop w:val="0"/>
          <w:marBottom w:val="0"/>
          <w:divBdr>
            <w:top w:val="none" w:sz="0" w:space="0" w:color="auto"/>
            <w:left w:val="none" w:sz="0" w:space="0" w:color="auto"/>
            <w:bottom w:val="none" w:sz="0" w:space="0" w:color="auto"/>
            <w:right w:val="none" w:sz="0" w:space="0" w:color="auto"/>
          </w:divBdr>
        </w:div>
        <w:div w:id="267198998">
          <w:marLeft w:val="640"/>
          <w:marRight w:val="0"/>
          <w:marTop w:val="0"/>
          <w:marBottom w:val="0"/>
          <w:divBdr>
            <w:top w:val="none" w:sz="0" w:space="0" w:color="auto"/>
            <w:left w:val="none" w:sz="0" w:space="0" w:color="auto"/>
            <w:bottom w:val="none" w:sz="0" w:space="0" w:color="auto"/>
            <w:right w:val="none" w:sz="0" w:space="0" w:color="auto"/>
          </w:divBdr>
        </w:div>
        <w:div w:id="703559156">
          <w:marLeft w:val="640"/>
          <w:marRight w:val="0"/>
          <w:marTop w:val="0"/>
          <w:marBottom w:val="0"/>
          <w:divBdr>
            <w:top w:val="none" w:sz="0" w:space="0" w:color="auto"/>
            <w:left w:val="none" w:sz="0" w:space="0" w:color="auto"/>
            <w:bottom w:val="none" w:sz="0" w:space="0" w:color="auto"/>
            <w:right w:val="none" w:sz="0" w:space="0" w:color="auto"/>
          </w:divBdr>
        </w:div>
        <w:div w:id="1028409345">
          <w:marLeft w:val="640"/>
          <w:marRight w:val="0"/>
          <w:marTop w:val="0"/>
          <w:marBottom w:val="0"/>
          <w:divBdr>
            <w:top w:val="none" w:sz="0" w:space="0" w:color="auto"/>
            <w:left w:val="none" w:sz="0" w:space="0" w:color="auto"/>
            <w:bottom w:val="none" w:sz="0" w:space="0" w:color="auto"/>
            <w:right w:val="none" w:sz="0" w:space="0" w:color="auto"/>
          </w:divBdr>
        </w:div>
        <w:div w:id="1898398783">
          <w:marLeft w:val="640"/>
          <w:marRight w:val="0"/>
          <w:marTop w:val="0"/>
          <w:marBottom w:val="0"/>
          <w:divBdr>
            <w:top w:val="none" w:sz="0" w:space="0" w:color="auto"/>
            <w:left w:val="none" w:sz="0" w:space="0" w:color="auto"/>
            <w:bottom w:val="none" w:sz="0" w:space="0" w:color="auto"/>
            <w:right w:val="none" w:sz="0" w:space="0" w:color="auto"/>
          </w:divBdr>
        </w:div>
        <w:div w:id="899251757">
          <w:marLeft w:val="640"/>
          <w:marRight w:val="0"/>
          <w:marTop w:val="0"/>
          <w:marBottom w:val="0"/>
          <w:divBdr>
            <w:top w:val="none" w:sz="0" w:space="0" w:color="auto"/>
            <w:left w:val="none" w:sz="0" w:space="0" w:color="auto"/>
            <w:bottom w:val="none" w:sz="0" w:space="0" w:color="auto"/>
            <w:right w:val="none" w:sz="0" w:space="0" w:color="auto"/>
          </w:divBdr>
        </w:div>
        <w:div w:id="1143546567">
          <w:marLeft w:val="640"/>
          <w:marRight w:val="0"/>
          <w:marTop w:val="0"/>
          <w:marBottom w:val="0"/>
          <w:divBdr>
            <w:top w:val="none" w:sz="0" w:space="0" w:color="auto"/>
            <w:left w:val="none" w:sz="0" w:space="0" w:color="auto"/>
            <w:bottom w:val="none" w:sz="0" w:space="0" w:color="auto"/>
            <w:right w:val="none" w:sz="0" w:space="0" w:color="auto"/>
          </w:divBdr>
        </w:div>
        <w:div w:id="1141729835">
          <w:marLeft w:val="640"/>
          <w:marRight w:val="0"/>
          <w:marTop w:val="0"/>
          <w:marBottom w:val="0"/>
          <w:divBdr>
            <w:top w:val="none" w:sz="0" w:space="0" w:color="auto"/>
            <w:left w:val="none" w:sz="0" w:space="0" w:color="auto"/>
            <w:bottom w:val="none" w:sz="0" w:space="0" w:color="auto"/>
            <w:right w:val="none" w:sz="0" w:space="0" w:color="auto"/>
          </w:divBdr>
        </w:div>
        <w:div w:id="686639670">
          <w:marLeft w:val="640"/>
          <w:marRight w:val="0"/>
          <w:marTop w:val="0"/>
          <w:marBottom w:val="0"/>
          <w:divBdr>
            <w:top w:val="none" w:sz="0" w:space="0" w:color="auto"/>
            <w:left w:val="none" w:sz="0" w:space="0" w:color="auto"/>
            <w:bottom w:val="none" w:sz="0" w:space="0" w:color="auto"/>
            <w:right w:val="none" w:sz="0" w:space="0" w:color="auto"/>
          </w:divBdr>
        </w:div>
        <w:div w:id="504975272">
          <w:marLeft w:val="640"/>
          <w:marRight w:val="0"/>
          <w:marTop w:val="0"/>
          <w:marBottom w:val="0"/>
          <w:divBdr>
            <w:top w:val="none" w:sz="0" w:space="0" w:color="auto"/>
            <w:left w:val="none" w:sz="0" w:space="0" w:color="auto"/>
            <w:bottom w:val="none" w:sz="0" w:space="0" w:color="auto"/>
            <w:right w:val="none" w:sz="0" w:space="0" w:color="auto"/>
          </w:divBdr>
        </w:div>
        <w:div w:id="1895506000">
          <w:marLeft w:val="640"/>
          <w:marRight w:val="0"/>
          <w:marTop w:val="0"/>
          <w:marBottom w:val="0"/>
          <w:divBdr>
            <w:top w:val="none" w:sz="0" w:space="0" w:color="auto"/>
            <w:left w:val="none" w:sz="0" w:space="0" w:color="auto"/>
            <w:bottom w:val="none" w:sz="0" w:space="0" w:color="auto"/>
            <w:right w:val="none" w:sz="0" w:space="0" w:color="auto"/>
          </w:divBdr>
        </w:div>
        <w:div w:id="708920519">
          <w:marLeft w:val="640"/>
          <w:marRight w:val="0"/>
          <w:marTop w:val="0"/>
          <w:marBottom w:val="0"/>
          <w:divBdr>
            <w:top w:val="none" w:sz="0" w:space="0" w:color="auto"/>
            <w:left w:val="none" w:sz="0" w:space="0" w:color="auto"/>
            <w:bottom w:val="none" w:sz="0" w:space="0" w:color="auto"/>
            <w:right w:val="none" w:sz="0" w:space="0" w:color="auto"/>
          </w:divBdr>
        </w:div>
        <w:div w:id="752162356">
          <w:marLeft w:val="640"/>
          <w:marRight w:val="0"/>
          <w:marTop w:val="0"/>
          <w:marBottom w:val="0"/>
          <w:divBdr>
            <w:top w:val="none" w:sz="0" w:space="0" w:color="auto"/>
            <w:left w:val="none" w:sz="0" w:space="0" w:color="auto"/>
            <w:bottom w:val="none" w:sz="0" w:space="0" w:color="auto"/>
            <w:right w:val="none" w:sz="0" w:space="0" w:color="auto"/>
          </w:divBdr>
        </w:div>
        <w:div w:id="1722366685">
          <w:marLeft w:val="640"/>
          <w:marRight w:val="0"/>
          <w:marTop w:val="0"/>
          <w:marBottom w:val="0"/>
          <w:divBdr>
            <w:top w:val="none" w:sz="0" w:space="0" w:color="auto"/>
            <w:left w:val="none" w:sz="0" w:space="0" w:color="auto"/>
            <w:bottom w:val="none" w:sz="0" w:space="0" w:color="auto"/>
            <w:right w:val="none" w:sz="0" w:space="0" w:color="auto"/>
          </w:divBdr>
        </w:div>
        <w:div w:id="1110665309">
          <w:marLeft w:val="640"/>
          <w:marRight w:val="0"/>
          <w:marTop w:val="0"/>
          <w:marBottom w:val="0"/>
          <w:divBdr>
            <w:top w:val="none" w:sz="0" w:space="0" w:color="auto"/>
            <w:left w:val="none" w:sz="0" w:space="0" w:color="auto"/>
            <w:bottom w:val="none" w:sz="0" w:space="0" w:color="auto"/>
            <w:right w:val="none" w:sz="0" w:space="0" w:color="auto"/>
          </w:divBdr>
        </w:div>
        <w:div w:id="1782913046">
          <w:marLeft w:val="640"/>
          <w:marRight w:val="0"/>
          <w:marTop w:val="0"/>
          <w:marBottom w:val="0"/>
          <w:divBdr>
            <w:top w:val="none" w:sz="0" w:space="0" w:color="auto"/>
            <w:left w:val="none" w:sz="0" w:space="0" w:color="auto"/>
            <w:bottom w:val="none" w:sz="0" w:space="0" w:color="auto"/>
            <w:right w:val="none" w:sz="0" w:space="0" w:color="auto"/>
          </w:divBdr>
        </w:div>
        <w:div w:id="198207406">
          <w:marLeft w:val="640"/>
          <w:marRight w:val="0"/>
          <w:marTop w:val="0"/>
          <w:marBottom w:val="0"/>
          <w:divBdr>
            <w:top w:val="none" w:sz="0" w:space="0" w:color="auto"/>
            <w:left w:val="none" w:sz="0" w:space="0" w:color="auto"/>
            <w:bottom w:val="none" w:sz="0" w:space="0" w:color="auto"/>
            <w:right w:val="none" w:sz="0" w:space="0" w:color="auto"/>
          </w:divBdr>
        </w:div>
        <w:div w:id="845367586">
          <w:marLeft w:val="640"/>
          <w:marRight w:val="0"/>
          <w:marTop w:val="0"/>
          <w:marBottom w:val="0"/>
          <w:divBdr>
            <w:top w:val="none" w:sz="0" w:space="0" w:color="auto"/>
            <w:left w:val="none" w:sz="0" w:space="0" w:color="auto"/>
            <w:bottom w:val="none" w:sz="0" w:space="0" w:color="auto"/>
            <w:right w:val="none" w:sz="0" w:space="0" w:color="auto"/>
          </w:divBdr>
        </w:div>
        <w:div w:id="1066030355">
          <w:marLeft w:val="640"/>
          <w:marRight w:val="0"/>
          <w:marTop w:val="0"/>
          <w:marBottom w:val="0"/>
          <w:divBdr>
            <w:top w:val="none" w:sz="0" w:space="0" w:color="auto"/>
            <w:left w:val="none" w:sz="0" w:space="0" w:color="auto"/>
            <w:bottom w:val="none" w:sz="0" w:space="0" w:color="auto"/>
            <w:right w:val="none" w:sz="0" w:space="0" w:color="auto"/>
          </w:divBdr>
        </w:div>
        <w:div w:id="1669626658">
          <w:marLeft w:val="640"/>
          <w:marRight w:val="0"/>
          <w:marTop w:val="0"/>
          <w:marBottom w:val="0"/>
          <w:divBdr>
            <w:top w:val="none" w:sz="0" w:space="0" w:color="auto"/>
            <w:left w:val="none" w:sz="0" w:space="0" w:color="auto"/>
            <w:bottom w:val="none" w:sz="0" w:space="0" w:color="auto"/>
            <w:right w:val="none" w:sz="0" w:space="0" w:color="auto"/>
          </w:divBdr>
        </w:div>
        <w:div w:id="1883708614">
          <w:marLeft w:val="640"/>
          <w:marRight w:val="0"/>
          <w:marTop w:val="0"/>
          <w:marBottom w:val="0"/>
          <w:divBdr>
            <w:top w:val="none" w:sz="0" w:space="0" w:color="auto"/>
            <w:left w:val="none" w:sz="0" w:space="0" w:color="auto"/>
            <w:bottom w:val="none" w:sz="0" w:space="0" w:color="auto"/>
            <w:right w:val="none" w:sz="0" w:space="0" w:color="auto"/>
          </w:divBdr>
        </w:div>
      </w:divsChild>
    </w:div>
    <w:div w:id="1509754591">
      <w:bodyDiv w:val="1"/>
      <w:marLeft w:val="0"/>
      <w:marRight w:val="0"/>
      <w:marTop w:val="0"/>
      <w:marBottom w:val="0"/>
      <w:divBdr>
        <w:top w:val="none" w:sz="0" w:space="0" w:color="auto"/>
        <w:left w:val="none" w:sz="0" w:space="0" w:color="auto"/>
        <w:bottom w:val="none" w:sz="0" w:space="0" w:color="auto"/>
        <w:right w:val="none" w:sz="0" w:space="0" w:color="auto"/>
      </w:divBdr>
      <w:divsChild>
        <w:div w:id="1607690586">
          <w:marLeft w:val="640"/>
          <w:marRight w:val="0"/>
          <w:marTop w:val="0"/>
          <w:marBottom w:val="0"/>
          <w:divBdr>
            <w:top w:val="none" w:sz="0" w:space="0" w:color="auto"/>
            <w:left w:val="none" w:sz="0" w:space="0" w:color="auto"/>
            <w:bottom w:val="none" w:sz="0" w:space="0" w:color="auto"/>
            <w:right w:val="none" w:sz="0" w:space="0" w:color="auto"/>
          </w:divBdr>
        </w:div>
      </w:divsChild>
    </w:div>
    <w:div w:id="1527718170">
      <w:bodyDiv w:val="1"/>
      <w:marLeft w:val="0"/>
      <w:marRight w:val="0"/>
      <w:marTop w:val="0"/>
      <w:marBottom w:val="0"/>
      <w:divBdr>
        <w:top w:val="none" w:sz="0" w:space="0" w:color="auto"/>
        <w:left w:val="none" w:sz="0" w:space="0" w:color="auto"/>
        <w:bottom w:val="none" w:sz="0" w:space="0" w:color="auto"/>
        <w:right w:val="none" w:sz="0" w:space="0" w:color="auto"/>
      </w:divBdr>
      <w:divsChild>
        <w:div w:id="1147472435">
          <w:marLeft w:val="640"/>
          <w:marRight w:val="0"/>
          <w:marTop w:val="0"/>
          <w:marBottom w:val="0"/>
          <w:divBdr>
            <w:top w:val="none" w:sz="0" w:space="0" w:color="auto"/>
            <w:left w:val="none" w:sz="0" w:space="0" w:color="auto"/>
            <w:bottom w:val="none" w:sz="0" w:space="0" w:color="auto"/>
            <w:right w:val="none" w:sz="0" w:space="0" w:color="auto"/>
          </w:divBdr>
        </w:div>
      </w:divsChild>
    </w:div>
    <w:div w:id="1534224689">
      <w:bodyDiv w:val="1"/>
      <w:marLeft w:val="0"/>
      <w:marRight w:val="0"/>
      <w:marTop w:val="0"/>
      <w:marBottom w:val="0"/>
      <w:divBdr>
        <w:top w:val="none" w:sz="0" w:space="0" w:color="auto"/>
        <w:left w:val="none" w:sz="0" w:space="0" w:color="auto"/>
        <w:bottom w:val="none" w:sz="0" w:space="0" w:color="auto"/>
        <w:right w:val="none" w:sz="0" w:space="0" w:color="auto"/>
      </w:divBdr>
      <w:divsChild>
        <w:div w:id="140201012">
          <w:marLeft w:val="640"/>
          <w:marRight w:val="0"/>
          <w:marTop w:val="0"/>
          <w:marBottom w:val="0"/>
          <w:divBdr>
            <w:top w:val="none" w:sz="0" w:space="0" w:color="auto"/>
            <w:left w:val="none" w:sz="0" w:space="0" w:color="auto"/>
            <w:bottom w:val="none" w:sz="0" w:space="0" w:color="auto"/>
            <w:right w:val="none" w:sz="0" w:space="0" w:color="auto"/>
          </w:divBdr>
        </w:div>
        <w:div w:id="2114275208">
          <w:marLeft w:val="640"/>
          <w:marRight w:val="0"/>
          <w:marTop w:val="0"/>
          <w:marBottom w:val="0"/>
          <w:divBdr>
            <w:top w:val="none" w:sz="0" w:space="0" w:color="auto"/>
            <w:left w:val="none" w:sz="0" w:space="0" w:color="auto"/>
            <w:bottom w:val="none" w:sz="0" w:space="0" w:color="auto"/>
            <w:right w:val="none" w:sz="0" w:space="0" w:color="auto"/>
          </w:divBdr>
        </w:div>
        <w:div w:id="1213351985">
          <w:marLeft w:val="640"/>
          <w:marRight w:val="0"/>
          <w:marTop w:val="0"/>
          <w:marBottom w:val="0"/>
          <w:divBdr>
            <w:top w:val="none" w:sz="0" w:space="0" w:color="auto"/>
            <w:left w:val="none" w:sz="0" w:space="0" w:color="auto"/>
            <w:bottom w:val="none" w:sz="0" w:space="0" w:color="auto"/>
            <w:right w:val="none" w:sz="0" w:space="0" w:color="auto"/>
          </w:divBdr>
        </w:div>
        <w:div w:id="770704000">
          <w:marLeft w:val="640"/>
          <w:marRight w:val="0"/>
          <w:marTop w:val="0"/>
          <w:marBottom w:val="0"/>
          <w:divBdr>
            <w:top w:val="none" w:sz="0" w:space="0" w:color="auto"/>
            <w:left w:val="none" w:sz="0" w:space="0" w:color="auto"/>
            <w:bottom w:val="none" w:sz="0" w:space="0" w:color="auto"/>
            <w:right w:val="none" w:sz="0" w:space="0" w:color="auto"/>
          </w:divBdr>
        </w:div>
        <w:div w:id="1629894956">
          <w:marLeft w:val="640"/>
          <w:marRight w:val="0"/>
          <w:marTop w:val="0"/>
          <w:marBottom w:val="0"/>
          <w:divBdr>
            <w:top w:val="none" w:sz="0" w:space="0" w:color="auto"/>
            <w:left w:val="none" w:sz="0" w:space="0" w:color="auto"/>
            <w:bottom w:val="none" w:sz="0" w:space="0" w:color="auto"/>
            <w:right w:val="none" w:sz="0" w:space="0" w:color="auto"/>
          </w:divBdr>
        </w:div>
        <w:div w:id="1632633135">
          <w:marLeft w:val="640"/>
          <w:marRight w:val="0"/>
          <w:marTop w:val="0"/>
          <w:marBottom w:val="0"/>
          <w:divBdr>
            <w:top w:val="none" w:sz="0" w:space="0" w:color="auto"/>
            <w:left w:val="none" w:sz="0" w:space="0" w:color="auto"/>
            <w:bottom w:val="none" w:sz="0" w:space="0" w:color="auto"/>
            <w:right w:val="none" w:sz="0" w:space="0" w:color="auto"/>
          </w:divBdr>
        </w:div>
        <w:div w:id="15808980">
          <w:marLeft w:val="640"/>
          <w:marRight w:val="0"/>
          <w:marTop w:val="0"/>
          <w:marBottom w:val="0"/>
          <w:divBdr>
            <w:top w:val="none" w:sz="0" w:space="0" w:color="auto"/>
            <w:left w:val="none" w:sz="0" w:space="0" w:color="auto"/>
            <w:bottom w:val="none" w:sz="0" w:space="0" w:color="auto"/>
            <w:right w:val="none" w:sz="0" w:space="0" w:color="auto"/>
          </w:divBdr>
        </w:div>
        <w:div w:id="362481283">
          <w:marLeft w:val="640"/>
          <w:marRight w:val="0"/>
          <w:marTop w:val="0"/>
          <w:marBottom w:val="0"/>
          <w:divBdr>
            <w:top w:val="none" w:sz="0" w:space="0" w:color="auto"/>
            <w:left w:val="none" w:sz="0" w:space="0" w:color="auto"/>
            <w:bottom w:val="none" w:sz="0" w:space="0" w:color="auto"/>
            <w:right w:val="none" w:sz="0" w:space="0" w:color="auto"/>
          </w:divBdr>
        </w:div>
        <w:div w:id="1336420747">
          <w:marLeft w:val="640"/>
          <w:marRight w:val="0"/>
          <w:marTop w:val="0"/>
          <w:marBottom w:val="0"/>
          <w:divBdr>
            <w:top w:val="none" w:sz="0" w:space="0" w:color="auto"/>
            <w:left w:val="none" w:sz="0" w:space="0" w:color="auto"/>
            <w:bottom w:val="none" w:sz="0" w:space="0" w:color="auto"/>
            <w:right w:val="none" w:sz="0" w:space="0" w:color="auto"/>
          </w:divBdr>
        </w:div>
        <w:div w:id="1545947261">
          <w:marLeft w:val="640"/>
          <w:marRight w:val="0"/>
          <w:marTop w:val="0"/>
          <w:marBottom w:val="0"/>
          <w:divBdr>
            <w:top w:val="none" w:sz="0" w:space="0" w:color="auto"/>
            <w:left w:val="none" w:sz="0" w:space="0" w:color="auto"/>
            <w:bottom w:val="none" w:sz="0" w:space="0" w:color="auto"/>
            <w:right w:val="none" w:sz="0" w:space="0" w:color="auto"/>
          </w:divBdr>
        </w:div>
        <w:div w:id="214004467">
          <w:marLeft w:val="640"/>
          <w:marRight w:val="0"/>
          <w:marTop w:val="0"/>
          <w:marBottom w:val="0"/>
          <w:divBdr>
            <w:top w:val="none" w:sz="0" w:space="0" w:color="auto"/>
            <w:left w:val="none" w:sz="0" w:space="0" w:color="auto"/>
            <w:bottom w:val="none" w:sz="0" w:space="0" w:color="auto"/>
            <w:right w:val="none" w:sz="0" w:space="0" w:color="auto"/>
          </w:divBdr>
        </w:div>
        <w:div w:id="32927346">
          <w:marLeft w:val="640"/>
          <w:marRight w:val="0"/>
          <w:marTop w:val="0"/>
          <w:marBottom w:val="0"/>
          <w:divBdr>
            <w:top w:val="none" w:sz="0" w:space="0" w:color="auto"/>
            <w:left w:val="none" w:sz="0" w:space="0" w:color="auto"/>
            <w:bottom w:val="none" w:sz="0" w:space="0" w:color="auto"/>
            <w:right w:val="none" w:sz="0" w:space="0" w:color="auto"/>
          </w:divBdr>
        </w:div>
        <w:div w:id="799421600">
          <w:marLeft w:val="640"/>
          <w:marRight w:val="0"/>
          <w:marTop w:val="0"/>
          <w:marBottom w:val="0"/>
          <w:divBdr>
            <w:top w:val="none" w:sz="0" w:space="0" w:color="auto"/>
            <w:left w:val="none" w:sz="0" w:space="0" w:color="auto"/>
            <w:bottom w:val="none" w:sz="0" w:space="0" w:color="auto"/>
            <w:right w:val="none" w:sz="0" w:space="0" w:color="auto"/>
          </w:divBdr>
        </w:div>
        <w:div w:id="2059473251">
          <w:marLeft w:val="640"/>
          <w:marRight w:val="0"/>
          <w:marTop w:val="0"/>
          <w:marBottom w:val="0"/>
          <w:divBdr>
            <w:top w:val="none" w:sz="0" w:space="0" w:color="auto"/>
            <w:left w:val="none" w:sz="0" w:space="0" w:color="auto"/>
            <w:bottom w:val="none" w:sz="0" w:space="0" w:color="auto"/>
            <w:right w:val="none" w:sz="0" w:space="0" w:color="auto"/>
          </w:divBdr>
        </w:div>
        <w:div w:id="443233185">
          <w:marLeft w:val="640"/>
          <w:marRight w:val="0"/>
          <w:marTop w:val="0"/>
          <w:marBottom w:val="0"/>
          <w:divBdr>
            <w:top w:val="none" w:sz="0" w:space="0" w:color="auto"/>
            <w:left w:val="none" w:sz="0" w:space="0" w:color="auto"/>
            <w:bottom w:val="none" w:sz="0" w:space="0" w:color="auto"/>
            <w:right w:val="none" w:sz="0" w:space="0" w:color="auto"/>
          </w:divBdr>
        </w:div>
        <w:div w:id="902646001">
          <w:marLeft w:val="640"/>
          <w:marRight w:val="0"/>
          <w:marTop w:val="0"/>
          <w:marBottom w:val="0"/>
          <w:divBdr>
            <w:top w:val="none" w:sz="0" w:space="0" w:color="auto"/>
            <w:left w:val="none" w:sz="0" w:space="0" w:color="auto"/>
            <w:bottom w:val="none" w:sz="0" w:space="0" w:color="auto"/>
            <w:right w:val="none" w:sz="0" w:space="0" w:color="auto"/>
          </w:divBdr>
        </w:div>
        <w:div w:id="1765610224">
          <w:marLeft w:val="640"/>
          <w:marRight w:val="0"/>
          <w:marTop w:val="0"/>
          <w:marBottom w:val="0"/>
          <w:divBdr>
            <w:top w:val="none" w:sz="0" w:space="0" w:color="auto"/>
            <w:left w:val="none" w:sz="0" w:space="0" w:color="auto"/>
            <w:bottom w:val="none" w:sz="0" w:space="0" w:color="auto"/>
            <w:right w:val="none" w:sz="0" w:space="0" w:color="auto"/>
          </w:divBdr>
        </w:div>
        <w:div w:id="206650115">
          <w:marLeft w:val="640"/>
          <w:marRight w:val="0"/>
          <w:marTop w:val="0"/>
          <w:marBottom w:val="0"/>
          <w:divBdr>
            <w:top w:val="none" w:sz="0" w:space="0" w:color="auto"/>
            <w:left w:val="none" w:sz="0" w:space="0" w:color="auto"/>
            <w:bottom w:val="none" w:sz="0" w:space="0" w:color="auto"/>
            <w:right w:val="none" w:sz="0" w:space="0" w:color="auto"/>
          </w:divBdr>
        </w:div>
        <w:div w:id="148911809">
          <w:marLeft w:val="640"/>
          <w:marRight w:val="0"/>
          <w:marTop w:val="0"/>
          <w:marBottom w:val="0"/>
          <w:divBdr>
            <w:top w:val="none" w:sz="0" w:space="0" w:color="auto"/>
            <w:left w:val="none" w:sz="0" w:space="0" w:color="auto"/>
            <w:bottom w:val="none" w:sz="0" w:space="0" w:color="auto"/>
            <w:right w:val="none" w:sz="0" w:space="0" w:color="auto"/>
          </w:divBdr>
        </w:div>
        <w:div w:id="577447618">
          <w:marLeft w:val="640"/>
          <w:marRight w:val="0"/>
          <w:marTop w:val="0"/>
          <w:marBottom w:val="0"/>
          <w:divBdr>
            <w:top w:val="none" w:sz="0" w:space="0" w:color="auto"/>
            <w:left w:val="none" w:sz="0" w:space="0" w:color="auto"/>
            <w:bottom w:val="none" w:sz="0" w:space="0" w:color="auto"/>
            <w:right w:val="none" w:sz="0" w:space="0" w:color="auto"/>
          </w:divBdr>
        </w:div>
        <w:div w:id="1847330752">
          <w:marLeft w:val="640"/>
          <w:marRight w:val="0"/>
          <w:marTop w:val="0"/>
          <w:marBottom w:val="0"/>
          <w:divBdr>
            <w:top w:val="none" w:sz="0" w:space="0" w:color="auto"/>
            <w:left w:val="none" w:sz="0" w:space="0" w:color="auto"/>
            <w:bottom w:val="none" w:sz="0" w:space="0" w:color="auto"/>
            <w:right w:val="none" w:sz="0" w:space="0" w:color="auto"/>
          </w:divBdr>
        </w:div>
      </w:divsChild>
    </w:div>
    <w:div w:id="1562593559">
      <w:bodyDiv w:val="1"/>
      <w:marLeft w:val="0"/>
      <w:marRight w:val="0"/>
      <w:marTop w:val="0"/>
      <w:marBottom w:val="0"/>
      <w:divBdr>
        <w:top w:val="none" w:sz="0" w:space="0" w:color="auto"/>
        <w:left w:val="none" w:sz="0" w:space="0" w:color="auto"/>
        <w:bottom w:val="none" w:sz="0" w:space="0" w:color="auto"/>
        <w:right w:val="none" w:sz="0" w:space="0" w:color="auto"/>
      </w:divBdr>
      <w:divsChild>
        <w:div w:id="1380278802">
          <w:marLeft w:val="640"/>
          <w:marRight w:val="0"/>
          <w:marTop w:val="0"/>
          <w:marBottom w:val="0"/>
          <w:divBdr>
            <w:top w:val="none" w:sz="0" w:space="0" w:color="auto"/>
            <w:left w:val="none" w:sz="0" w:space="0" w:color="auto"/>
            <w:bottom w:val="none" w:sz="0" w:space="0" w:color="auto"/>
            <w:right w:val="none" w:sz="0" w:space="0" w:color="auto"/>
          </w:divBdr>
        </w:div>
        <w:div w:id="1924139552">
          <w:marLeft w:val="640"/>
          <w:marRight w:val="0"/>
          <w:marTop w:val="0"/>
          <w:marBottom w:val="0"/>
          <w:divBdr>
            <w:top w:val="none" w:sz="0" w:space="0" w:color="auto"/>
            <w:left w:val="none" w:sz="0" w:space="0" w:color="auto"/>
            <w:bottom w:val="none" w:sz="0" w:space="0" w:color="auto"/>
            <w:right w:val="none" w:sz="0" w:space="0" w:color="auto"/>
          </w:divBdr>
        </w:div>
        <w:div w:id="1739133061">
          <w:marLeft w:val="640"/>
          <w:marRight w:val="0"/>
          <w:marTop w:val="0"/>
          <w:marBottom w:val="0"/>
          <w:divBdr>
            <w:top w:val="none" w:sz="0" w:space="0" w:color="auto"/>
            <w:left w:val="none" w:sz="0" w:space="0" w:color="auto"/>
            <w:bottom w:val="none" w:sz="0" w:space="0" w:color="auto"/>
            <w:right w:val="none" w:sz="0" w:space="0" w:color="auto"/>
          </w:divBdr>
        </w:div>
        <w:div w:id="1336766282">
          <w:marLeft w:val="640"/>
          <w:marRight w:val="0"/>
          <w:marTop w:val="0"/>
          <w:marBottom w:val="0"/>
          <w:divBdr>
            <w:top w:val="none" w:sz="0" w:space="0" w:color="auto"/>
            <w:left w:val="none" w:sz="0" w:space="0" w:color="auto"/>
            <w:bottom w:val="none" w:sz="0" w:space="0" w:color="auto"/>
            <w:right w:val="none" w:sz="0" w:space="0" w:color="auto"/>
          </w:divBdr>
        </w:div>
        <w:div w:id="533277766">
          <w:marLeft w:val="640"/>
          <w:marRight w:val="0"/>
          <w:marTop w:val="0"/>
          <w:marBottom w:val="0"/>
          <w:divBdr>
            <w:top w:val="none" w:sz="0" w:space="0" w:color="auto"/>
            <w:left w:val="none" w:sz="0" w:space="0" w:color="auto"/>
            <w:bottom w:val="none" w:sz="0" w:space="0" w:color="auto"/>
            <w:right w:val="none" w:sz="0" w:space="0" w:color="auto"/>
          </w:divBdr>
        </w:div>
        <w:div w:id="342123174">
          <w:marLeft w:val="640"/>
          <w:marRight w:val="0"/>
          <w:marTop w:val="0"/>
          <w:marBottom w:val="0"/>
          <w:divBdr>
            <w:top w:val="none" w:sz="0" w:space="0" w:color="auto"/>
            <w:left w:val="none" w:sz="0" w:space="0" w:color="auto"/>
            <w:bottom w:val="none" w:sz="0" w:space="0" w:color="auto"/>
            <w:right w:val="none" w:sz="0" w:space="0" w:color="auto"/>
          </w:divBdr>
        </w:div>
        <w:div w:id="428235692">
          <w:marLeft w:val="640"/>
          <w:marRight w:val="0"/>
          <w:marTop w:val="0"/>
          <w:marBottom w:val="0"/>
          <w:divBdr>
            <w:top w:val="none" w:sz="0" w:space="0" w:color="auto"/>
            <w:left w:val="none" w:sz="0" w:space="0" w:color="auto"/>
            <w:bottom w:val="none" w:sz="0" w:space="0" w:color="auto"/>
            <w:right w:val="none" w:sz="0" w:space="0" w:color="auto"/>
          </w:divBdr>
        </w:div>
        <w:div w:id="1771313699">
          <w:marLeft w:val="640"/>
          <w:marRight w:val="0"/>
          <w:marTop w:val="0"/>
          <w:marBottom w:val="0"/>
          <w:divBdr>
            <w:top w:val="none" w:sz="0" w:space="0" w:color="auto"/>
            <w:left w:val="none" w:sz="0" w:space="0" w:color="auto"/>
            <w:bottom w:val="none" w:sz="0" w:space="0" w:color="auto"/>
            <w:right w:val="none" w:sz="0" w:space="0" w:color="auto"/>
          </w:divBdr>
        </w:div>
        <w:div w:id="783035347">
          <w:marLeft w:val="640"/>
          <w:marRight w:val="0"/>
          <w:marTop w:val="0"/>
          <w:marBottom w:val="0"/>
          <w:divBdr>
            <w:top w:val="none" w:sz="0" w:space="0" w:color="auto"/>
            <w:left w:val="none" w:sz="0" w:space="0" w:color="auto"/>
            <w:bottom w:val="none" w:sz="0" w:space="0" w:color="auto"/>
            <w:right w:val="none" w:sz="0" w:space="0" w:color="auto"/>
          </w:divBdr>
        </w:div>
        <w:div w:id="1673600179">
          <w:marLeft w:val="640"/>
          <w:marRight w:val="0"/>
          <w:marTop w:val="0"/>
          <w:marBottom w:val="0"/>
          <w:divBdr>
            <w:top w:val="none" w:sz="0" w:space="0" w:color="auto"/>
            <w:left w:val="none" w:sz="0" w:space="0" w:color="auto"/>
            <w:bottom w:val="none" w:sz="0" w:space="0" w:color="auto"/>
            <w:right w:val="none" w:sz="0" w:space="0" w:color="auto"/>
          </w:divBdr>
        </w:div>
        <w:div w:id="130754573">
          <w:marLeft w:val="640"/>
          <w:marRight w:val="0"/>
          <w:marTop w:val="0"/>
          <w:marBottom w:val="0"/>
          <w:divBdr>
            <w:top w:val="none" w:sz="0" w:space="0" w:color="auto"/>
            <w:left w:val="none" w:sz="0" w:space="0" w:color="auto"/>
            <w:bottom w:val="none" w:sz="0" w:space="0" w:color="auto"/>
            <w:right w:val="none" w:sz="0" w:space="0" w:color="auto"/>
          </w:divBdr>
        </w:div>
        <w:div w:id="282080989">
          <w:marLeft w:val="640"/>
          <w:marRight w:val="0"/>
          <w:marTop w:val="0"/>
          <w:marBottom w:val="0"/>
          <w:divBdr>
            <w:top w:val="none" w:sz="0" w:space="0" w:color="auto"/>
            <w:left w:val="none" w:sz="0" w:space="0" w:color="auto"/>
            <w:bottom w:val="none" w:sz="0" w:space="0" w:color="auto"/>
            <w:right w:val="none" w:sz="0" w:space="0" w:color="auto"/>
          </w:divBdr>
        </w:div>
        <w:div w:id="1337148207">
          <w:marLeft w:val="640"/>
          <w:marRight w:val="0"/>
          <w:marTop w:val="0"/>
          <w:marBottom w:val="0"/>
          <w:divBdr>
            <w:top w:val="none" w:sz="0" w:space="0" w:color="auto"/>
            <w:left w:val="none" w:sz="0" w:space="0" w:color="auto"/>
            <w:bottom w:val="none" w:sz="0" w:space="0" w:color="auto"/>
            <w:right w:val="none" w:sz="0" w:space="0" w:color="auto"/>
          </w:divBdr>
        </w:div>
        <w:div w:id="1953903719">
          <w:marLeft w:val="640"/>
          <w:marRight w:val="0"/>
          <w:marTop w:val="0"/>
          <w:marBottom w:val="0"/>
          <w:divBdr>
            <w:top w:val="none" w:sz="0" w:space="0" w:color="auto"/>
            <w:left w:val="none" w:sz="0" w:space="0" w:color="auto"/>
            <w:bottom w:val="none" w:sz="0" w:space="0" w:color="auto"/>
            <w:right w:val="none" w:sz="0" w:space="0" w:color="auto"/>
          </w:divBdr>
        </w:div>
        <w:div w:id="1740249025">
          <w:marLeft w:val="640"/>
          <w:marRight w:val="0"/>
          <w:marTop w:val="0"/>
          <w:marBottom w:val="0"/>
          <w:divBdr>
            <w:top w:val="none" w:sz="0" w:space="0" w:color="auto"/>
            <w:left w:val="none" w:sz="0" w:space="0" w:color="auto"/>
            <w:bottom w:val="none" w:sz="0" w:space="0" w:color="auto"/>
            <w:right w:val="none" w:sz="0" w:space="0" w:color="auto"/>
          </w:divBdr>
        </w:div>
        <w:div w:id="1759670668">
          <w:marLeft w:val="640"/>
          <w:marRight w:val="0"/>
          <w:marTop w:val="0"/>
          <w:marBottom w:val="0"/>
          <w:divBdr>
            <w:top w:val="none" w:sz="0" w:space="0" w:color="auto"/>
            <w:left w:val="none" w:sz="0" w:space="0" w:color="auto"/>
            <w:bottom w:val="none" w:sz="0" w:space="0" w:color="auto"/>
            <w:right w:val="none" w:sz="0" w:space="0" w:color="auto"/>
          </w:divBdr>
        </w:div>
        <w:div w:id="729576782">
          <w:marLeft w:val="640"/>
          <w:marRight w:val="0"/>
          <w:marTop w:val="0"/>
          <w:marBottom w:val="0"/>
          <w:divBdr>
            <w:top w:val="none" w:sz="0" w:space="0" w:color="auto"/>
            <w:left w:val="none" w:sz="0" w:space="0" w:color="auto"/>
            <w:bottom w:val="none" w:sz="0" w:space="0" w:color="auto"/>
            <w:right w:val="none" w:sz="0" w:space="0" w:color="auto"/>
          </w:divBdr>
        </w:div>
        <w:div w:id="1657611009">
          <w:marLeft w:val="640"/>
          <w:marRight w:val="0"/>
          <w:marTop w:val="0"/>
          <w:marBottom w:val="0"/>
          <w:divBdr>
            <w:top w:val="none" w:sz="0" w:space="0" w:color="auto"/>
            <w:left w:val="none" w:sz="0" w:space="0" w:color="auto"/>
            <w:bottom w:val="none" w:sz="0" w:space="0" w:color="auto"/>
            <w:right w:val="none" w:sz="0" w:space="0" w:color="auto"/>
          </w:divBdr>
        </w:div>
        <w:div w:id="1904683248">
          <w:marLeft w:val="640"/>
          <w:marRight w:val="0"/>
          <w:marTop w:val="0"/>
          <w:marBottom w:val="0"/>
          <w:divBdr>
            <w:top w:val="none" w:sz="0" w:space="0" w:color="auto"/>
            <w:left w:val="none" w:sz="0" w:space="0" w:color="auto"/>
            <w:bottom w:val="none" w:sz="0" w:space="0" w:color="auto"/>
            <w:right w:val="none" w:sz="0" w:space="0" w:color="auto"/>
          </w:divBdr>
        </w:div>
        <w:div w:id="134689175">
          <w:marLeft w:val="640"/>
          <w:marRight w:val="0"/>
          <w:marTop w:val="0"/>
          <w:marBottom w:val="0"/>
          <w:divBdr>
            <w:top w:val="none" w:sz="0" w:space="0" w:color="auto"/>
            <w:left w:val="none" w:sz="0" w:space="0" w:color="auto"/>
            <w:bottom w:val="none" w:sz="0" w:space="0" w:color="auto"/>
            <w:right w:val="none" w:sz="0" w:space="0" w:color="auto"/>
          </w:divBdr>
        </w:div>
        <w:div w:id="1925843343">
          <w:marLeft w:val="640"/>
          <w:marRight w:val="0"/>
          <w:marTop w:val="0"/>
          <w:marBottom w:val="0"/>
          <w:divBdr>
            <w:top w:val="none" w:sz="0" w:space="0" w:color="auto"/>
            <w:left w:val="none" w:sz="0" w:space="0" w:color="auto"/>
            <w:bottom w:val="none" w:sz="0" w:space="0" w:color="auto"/>
            <w:right w:val="none" w:sz="0" w:space="0" w:color="auto"/>
          </w:divBdr>
        </w:div>
        <w:div w:id="1217427926">
          <w:marLeft w:val="640"/>
          <w:marRight w:val="0"/>
          <w:marTop w:val="0"/>
          <w:marBottom w:val="0"/>
          <w:divBdr>
            <w:top w:val="none" w:sz="0" w:space="0" w:color="auto"/>
            <w:left w:val="none" w:sz="0" w:space="0" w:color="auto"/>
            <w:bottom w:val="none" w:sz="0" w:space="0" w:color="auto"/>
            <w:right w:val="none" w:sz="0" w:space="0" w:color="auto"/>
          </w:divBdr>
        </w:div>
        <w:div w:id="983510863">
          <w:marLeft w:val="640"/>
          <w:marRight w:val="0"/>
          <w:marTop w:val="0"/>
          <w:marBottom w:val="0"/>
          <w:divBdr>
            <w:top w:val="none" w:sz="0" w:space="0" w:color="auto"/>
            <w:left w:val="none" w:sz="0" w:space="0" w:color="auto"/>
            <w:bottom w:val="none" w:sz="0" w:space="0" w:color="auto"/>
            <w:right w:val="none" w:sz="0" w:space="0" w:color="auto"/>
          </w:divBdr>
        </w:div>
        <w:div w:id="2127386422">
          <w:marLeft w:val="640"/>
          <w:marRight w:val="0"/>
          <w:marTop w:val="0"/>
          <w:marBottom w:val="0"/>
          <w:divBdr>
            <w:top w:val="none" w:sz="0" w:space="0" w:color="auto"/>
            <w:left w:val="none" w:sz="0" w:space="0" w:color="auto"/>
            <w:bottom w:val="none" w:sz="0" w:space="0" w:color="auto"/>
            <w:right w:val="none" w:sz="0" w:space="0" w:color="auto"/>
          </w:divBdr>
        </w:div>
      </w:divsChild>
    </w:div>
    <w:div w:id="1567763116">
      <w:bodyDiv w:val="1"/>
      <w:marLeft w:val="0"/>
      <w:marRight w:val="0"/>
      <w:marTop w:val="0"/>
      <w:marBottom w:val="0"/>
      <w:divBdr>
        <w:top w:val="none" w:sz="0" w:space="0" w:color="auto"/>
        <w:left w:val="none" w:sz="0" w:space="0" w:color="auto"/>
        <w:bottom w:val="none" w:sz="0" w:space="0" w:color="auto"/>
        <w:right w:val="none" w:sz="0" w:space="0" w:color="auto"/>
      </w:divBdr>
      <w:divsChild>
        <w:div w:id="1131677501">
          <w:marLeft w:val="640"/>
          <w:marRight w:val="0"/>
          <w:marTop w:val="0"/>
          <w:marBottom w:val="0"/>
          <w:divBdr>
            <w:top w:val="none" w:sz="0" w:space="0" w:color="auto"/>
            <w:left w:val="none" w:sz="0" w:space="0" w:color="auto"/>
            <w:bottom w:val="none" w:sz="0" w:space="0" w:color="auto"/>
            <w:right w:val="none" w:sz="0" w:space="0" w:color="auto"/>
          </w:divBdr>
        </w:div>
        <w:div w:id="1050619015">
          <w:marLeft w:val="640"/>
          <w:marRight w:val="0"/>
          <w:marTop w:val="0"/>
          <w:marBottom w:val="0"/>
          <w:divBdr>
            <w:top w:val="none" w:sz="0" w:space="0" w:color="auto"/>
            <w:left w:val="none" w:sz="0" w:space="0" w:color="auto"/>
            <w:bottom w:val="none" w:sz="0" w:space="0" w:color="auto"/>
            <w:right w:val="none" w:sz="0" w:space="0" w:color="auto"/>
          </w:divBdr>
        </w:div>
        <w:div w:id="1302809911">
          <w:marLeft w:val="640"/>
          <w:marRight w:val="0"/>
          <w:marTop w:val="0"/>
          <w:marBottom w:val="0"/>
          <w:divBdr>
            <w:top w:val="none" w:sz="0" w:space="0" w:color="auto"/>
            <w:left w:val="none" w:sz="0" w:space="0" w:color="auto"/>
            <w:bottom w:val="none" w:sz="0" w:space="0" w:color="auto"/>
            <w:right w:val="none" w:sz="0" w:space="0" w:color="auto"/>
          </w:divBdr>
        </w:div>
      </w:divsChild>
    </w:div>
    <w:div w:id="1581134605">
      <w:bodyDiv w:val="1"/>
      <w:marLeft w:val="0"/>
      <w:marRight w:val="0"/>
      <w:marTop w:val="0"/>
      <w:marBottom w:val="0"/>
      <w:divBdr>
        <w:top w:val="none" w:sz="0" w:space="0" w:color="auto"/>
        <w:left w:val="none" w:sz="0" w:space="0" w:color="auto"/>
        <w:bottom w:val="none" w:sz="0" w:space="0" w:color="auto"/>
        <w:right w:val="none" w:sz="0" w:space="0" w:color="auto"/>
      </w:divBdr>
      <w:divsChild>
        <w:div w:id="1655838924">
          <w:marLeft w:val="640"/>
          <w:marRight w:val="0"/>
          <w:marTop w:val="0"/>
          <w:marBottom w:val="0"/>
          <w:divBdr>
            <w:top w:val="none" w:sz="0" w:space="0" w:color="auto"/>
            <w:left w:val="none" w:sz="0" w:space="0" w:color="auto"/>
            <w:bottom w:val="none" w:sz="0" w:space="0" w:color="auto"/>
            <w:right w:val="none" w:sz="0" w:space="0" w:color="auto"/>
          </w:divBdr>
        </w:div>
        <w:div w:id="1584491211">
          <w:marLeft w:val="640"/>
          <w:marRight w:val="0"/>
          <w:marTop w:val="0"/>
          <w:marBottom w:val="0"/>
          <w:divBdr>
            <w:top w:val="none" w:sz="0" w:space="0" w:color="auto"/>
            <w:left w:val="none" w:sz="0" w:space="0" w:color="auto"/>
            <w:bottom w:val="none" w:sz="0" w:space="0" w:color="auto"/>
            <w:right w:val="none" w:sz="0" w:space="0" w:color="auto"/>
          </w:divBdr>
        </w:div>
        <w:div w:id="587888430">
          <w:marLeft w:val="640"/>
          <w:marRight w:val="0"/>
          <w:marTop w:val="0"/>
          <w:marBottom w:val="0"/>
          <w:divBdr>
            <w:top w:val="none" w:sz="0" w:space="0" w:color="auto"/>
            <w:left w:val="none" w:sz="0" w:space="0" w:color="auto"/>
            <w:bottom w:val="none" w:sz="0" w:space="0" w:color="auto"/>
            <w:right w:val="none" w:sz="0" w:space="0" w:color="auto"/>
          </w:divBdr>
        </w:div>
        <w:div w:id="1268735675">
          <w:marLeft w:val="640"/>
          <w:marRight w:val="0"/>
          <w:marTop w:val="0"/>
          <w:marBottom w:val="0"/>
          <w:divBdr>
            <w:top w:val="none" w:sz="0" w:space="0" w:color="auto"/>
            <w:left w:val="none" w:sz="0" w:space="0" w:color="auto"/>
            <w:bottom w:val="none" w:sz="0" w:space="0" w:color="auto"/>
            <w:right w:val="none" w:sz="0" w:space="0" w:color="auto"/>
          </w:divBdr>
        </w:div>
        <w:div w:id="1120880332">
          <w:marLeft w:val="640"/>
          <w:marRight w:val="0"/>
          <w:marTop w:val="0"/>
          <w:marBottom w:val="0"/>
          <w:divBdr>
            <w:top w:val="none" w:sz="0" w:space="0" w:color="auto"/>
            <w:left w:val="none" w:sz="0" w:space="0" w:color="auto"/>
            <w:bottom w:val="none" w:sz="0" w:space="0" w:color="auto"/>
            <w:right w:val="none" w:sz="0" w:space="0" w:color="auto"/>
          </w:divBdr>
        </w:div>
        <w:div w:id="663315233">
          <w:marLeft w:val="640"/>
          <w:marRight w:val="0"/>
          <w:marTop w:val="0"/>
          <w:marBottom w:val="0"/>
          <w:divBdr>
            <w:top w:val="none" w:sz="0" w:space="0" w:color="auto"/>
            <w:left w:val="none" w:sz="0" w:space="0" w:color="auto"/>
            <w:bottom w:val="none" w:sz="0" w:space="0" w:color="auto"/>
            <w:right w:val="none" w:sz="0" w:space="0" w:color="auto"/>
          </w:divBdr>
        </w:div>
        <w:div w:id="116683692">
          <w:marLeft w:val="640"/>
          <w:marRight w:val="0"/>
          <w:marTop w:val="0"/>
          <w:marBottom w:val="0"/>
          <w:divBdr>
            <w:top w:val="none" w:sz="0" w:space="0" w:color="auto"/>
            <w:left w:val="none" w:sz="0" w:space="0" w:color="auto"/>
            <w:bottom w:val="none" w:sz="0" w:space="0" w:color="auto"/>
            <w:right w:val="none" w:sz="0" w:space="0" w:color="auto"/>
          </w:divBdr>
        </w:div>
        <w:div w:id="664869054">
          <w:marLeft w:val="640"/>
          <w:marRight w:val="0"/>
          <w:marTop w:val="0"/>
          <w:marBottom w:val="0"/>
          <w:divBdr>
            <w:top w:val="none" w:sz="0" w:space="0" w:color="auto"/>
            <w:left w:val="none" w:sz="0" w:space="0" w:color="auto"/>
            <w:bottom w:val="none" w:sz="0" w:space="0" w:color="auto"/>
            <w:right w:val="none" w:sz="0" w:space="0" w:color="auto"/>
          </w:divBdr>
        </w:div>
        <w:div w:id="1057583735">
          <w:marLeft w:val="640"/>
          <w:marRight w:val="0"/>
          <w:marTop w:val="0"/>
          <w:marBottom w:val="0"/>
          <w:divBdr>
            <w:top w:val="none" w:sz="0" w:space="0" w:color="auto"/>
            <w:left w:val="none" w:sz="0" w:space="0" w:color="auto"/>
            <w:bottom w:val="none" w:sz="0" w:space="0" w:color="auto"/>
            <w:right w:val="none" w:sz="0" w:space="0" w:color="auto"/>
          </w:divBdr>
        </w:div>
        <w:div w:id="1764884828">
          <w:marLeft w:val="640"/>
          <w:marRight w:val="0"/>
          <w:marTop w:val="0"/>
          <w:marBottom w:val="0"/>
          <w:divBdr>
            <w:top w:val="none" w:sz="0" w:space="0" w:color="auto"/>
            <w:left w:val="none" w:sz="0" w:space="0" w:color="auto"/>
            <w:bottom w:val="none" w:sz="0" w:space="0" w:color="auto"/>
            <w:right w:val="none" w:sz="0" w:space="0" w:color="auto"/>
          </w:divBdr>
        </w:div>
        <w:div w:id="530145009">
          <w:marLeft w:val="640"/>
          <w:marRight w:val="0"/>
          <w:marTop w:val="0"/>
          <w:marBottom w:val="0"/>
          <w:divBdr>
            <w:top w:val="none" w:sz="0" w:space="0" w:color="auto"/>
            <w:left w:val="none" w:sz="0" w:space="0" w:color="auto"/>
            <w:bottom w:val="none" w:sz="0" w:space="0" w:color="auto"/>
            <w:right w:val="none" w:sz="0" w:space="0" w:color="auto"/>
          </w:divBdr>
        </w:div>
        <w:div w:id="2037921280">
          <w:marLeft w:val="640"/>
          <w:marRight w:val="0"/>
          <w:marTop w:val="0"/>
          <w:marBottom w:val="0"/>
          <w:divBdr>
            <w:top w:val="none" w:sz="0" w:space="0" w:color="auto"/>
            <w:left w:val="none" w:sz="0" w:space="0" w:color="auto"/>
            <w:bottom w:val="none" w:sz="0" w:space="0" w:color="auto"/>
            <w:right w:val="none" w:sz="0" w:space="0" w:color="auto"/>
          </w:divBdr>
        </w:div>
        <w:div w:id="634607177">
          <w:marLeft w:val="640"/>
          <w:marRight w:val="0"/>
          <w:marTop w:val="0"/>
          <w:marBottom w:val="0"/>
          <w:divBdr>
            <w:top w:val="none" w:sz="0" w:space="0" w:color="auto"/>
            <w:left w:val="none" w:sz="0" w:space="0" w:color="auto"/>
            <w:bottom w:val="none" w:sz="0" w:space="0" w:color="auto"/>
            <w:right w:val="none" w:sz="0" w:space="0" w:color="auto"/>
          </w:divBdr>
        </w:div>
        <w:div w:id="1556695620">
          <w:marLeft w:val="640"/>
          <w:marRight w:val="0"/>
          <w:marTop w:val="0"/>
          <w:marBottom w:val="0"/>
          <w:divBdr>
            <w:top w:val="none" w:sz="0" w:space="0" w:color="auto"/>
            <w:left w:val="none" w:sz="0" w:space="0" w:color="auto"/>
            <w:bottom w:val="none" w:sz="0" w:space="0" w:color="auto"/>
            <w:right w:val="none" w:sz="0" w:space="0" w:color="auto"/>
          </w:divBdr>
        </w:div>
        <w:div w:id="808405048">
          <w:marLeft w:val="640"/>
          <w:marRight w:val="0"/>
          <w:marTop w:val="0"/>
          <w:marBottom w:val="0"/>
          <w:divBdr>
            <w:top w:val="none" w:sz="0" w:space="0" w:color="auto"/>
            <w:left w:val="none" w:sz="0" w:space="0" w:color="auto"/>
            <w:bottom w:val="none" w:sz="0" w:space="0" w:color="auto"/>
            <w:right w:val="none" w:sz="0" w:space="0" w:color="auto"/>
          </w:divBdr>
        </w:div>
        <w:div w:id="525826148">
          <w:marLeft w:val="640"/>
          <w:marRight w:val="0"/>
          <w:marTop w:val="0"/>
          <w:marBottom w:val="0"/>
          <w:divBdr>
            <w:top w:val="none" w:sz="0" w:space="0" w:color="auto"/>
            <w:left w:val="none" w:sz="0" w:space="0" w:color="auto"/>
            <w:bottom w:val="none" w:sz="0" w:space="0" w:color="auto"/>
            <w:right w:val="none" w:sz="0" w:space="0" w:color="auto"/>
          </w:divBdr>
        </w:div>
        <w:div w:id="1188906181">
          <w:marLeft w:val="640"/>
          <w:marRight w:val="0"/>
          <w:marTop w:val="0"/>
          <w:marBottom w:val="0"/>
          <w:divBdr>
            <w:top w:val="none" w:sz="0" w:space="0" w:color="auto"/>
            <w:left w:val="none" w:sz="0" w:space="0" w:color="auto"/>
            <w:bottom w:val="none" w:sz="0" w:space="0" w:color="auto"/>
            <w:right w:val="none" w:sz="0" w:space="0" w:color="auto"/>
          </w:divBdr>
        </w:div>
        <w:div w:id="1487238536">
          <w:marLeft w:val="640"/>
          <w:marRight w:val="0"/>
          <w:marTop w:val="0"/>
          <w:marBottom w:val="0"/>
          <w:divBdr>
            <w:top w:val="none" w:sz="0" w:space="0" w:color="auto"/>
            <w:left w:val="none" w:sz="0" w:space="0" w:color="auto"/>
            <w:bottom w:val="none" w:sz="0" w:space="0" w:color="auto"/>
            <w:right w:val="none" w:sz="0" w:space="0" w:color="auto"/>
          </w:divBdr>
        </w:div>
        <w:div w:id="544753230">
          <w:marLeft w:val="640"/>
          <w:marRight w:val="0"/>
          <w:marTop w:val="0"/>
          <w:marBottom w:val="0"/>
          <w:divBdr>
            <w:top w:val="none" w:sz="0" w:space="0" w:color="auto"/>
            <w:left w:val="none" w:sz="0" w:space="0" w:color="auto"/>
            <w:bottom w:val="none" w:sz="0" w:space="0" w:color="auto"/>
            <w:right w:val="none" w:sz="0" w:space="0" w:color="auto"/>
          </w:divBdr>
        </w:div>
        <w:div w:id="1083262622">
          <w:marLeft w:val="640"/>
          <w:marRight w:val="0"/>
          <w:marTop w:val="0"/>
          <w:marBottom w:val="0"/>
          <w:divBdr>
            <w:top w:val="none" w:sz="0" w:space="0" w:color="auto"/>
            <w:left w:val="none" w:sz="0" w:space="0" w:color="auto"/>
            <w:bottom w:val="none" w:sz="0" w:space="0" w:color="auto"/>
            <w:right w:val="none" w:sz="0" w:space="0" w:color="auto"/>
          </w:divBdr>
        </w:div>
        <w:div w:id="1015692480">
          <w:marLeft w:val="640"/>
          <w:marRight w:val="0"/>
          <w:marTop w:val="0"/>
          <w:marBottom w:val="0"/>
          <w:divBdr>
            <w:top w:val="none" w:sz="0" w:space="0" w:color="auto"/>
            <w:left w:val="none" w:sz="0" w:space="0" w:color="auto"/>
            <w:bottom w:val="none" w:sz="0" w:space="0" w:color="auto"/>
            <w:right w:val="none" w:sz="0" w:space="0" w:color="auto"/>
          </w:divBdr>
        </w:div>
        <w:div w:id="675041108">
          <w:marLeft w:val="640"/>
          <w:marRight w:val="0"/>
          <w:marTop w:val="0"/>
          <w:marBottom w:val="0"/>
          <w:divBdr>
            <w:top w:val="none" w:sz="0" w:space="0" w:color="auto"/>
            <w:left w:val="none" w:sz="0" w:space="0" w:color="auto"/>
            <w:bottom w:val="none" w:sz="0" w:space="0" w:color="auto"/>
            <w:right w:val="none" w:sz="0" w:space="0" w:color="auto"/>
          </w:divBdr>
        </w:div>
      </w:divsChild>
    </w:div>
    <w:div w:id="1601907991">
      <w:bodyDiv w:val="1"/>
      <w:marLeft w:val="0"/>
      <w:marRight w:val="0"/>
      <w:marTop w:val="0"/>
      <w:marBottom w:val="0"/>
      <w:divBdr>
        <w:top w:val="none" w:sz="0" w:space="0" w:color="auto"/>
        <w:left w:val="none" w:sz="0" w:space="0" w:color="auto"/>
        <w:bottom w:val="none" w:sz="0" w:space="0" w:color="auto"/>
        <w:right w:val="none" w:sz="0" w:space="0" w:color="auto"/>
      </w:divBdr>
      <w:divsChild>
        <w:div w:id="1780565435">
          <w:marLeft w:val="640"/>
          <w:marRight w:val="0"/>
          <w:marTop w:val="0"/>
          <w:marBottom w:val="0"/>
          <w:divBdr>
            <w:top w:val="none" w:sz="0" w:space="0" w:color="auto"/>
            <w:left w:val="none" w:sz="0" w:space="0" w:color="auto"/>
            <w:bottom w:val="none" w:sz="0" w:space="0" w:color="auto"/>
            <w:right w:val="none" w:sz="0" w:space="0" w:color="auto"/>
          </w:divBdr>
        </w:div>
        <w:div w:id="669062123">
          <w:marLeft w:val="640"/>
          <w:marRight w:val="0"/>
          <w:marTop w:val="0"/>
          <w:marBottom w:val="0"/>
          <w:divBdr>
            <w:top w:val="none" w:sz="0" w:space="0" w:color="auto"/>
            <w:left w:val="none" w:sz="0" w:space="0" w:color="auto"/>
            <w:bottom w:val="none" w:sz="0" w:space="0" w:color="auto"/>
            <w:right w:val="none" w:sz="0" w:space="0" w:color="auto"/>
          </w:divBdr>
        </w:div>
        <w:div w:id="893933446">
          <w:marLeft w:val="640"/>
          <w:marRight w:val="0"/>
          <w:marTop w:val="0"/>
          <w:marBottom w:val="0"/>
          <w:divBdr>
            <w:top w:val="none" w:sz="0" w:space="0" w:color="auto"/>
            <w:left w:val="none" w:sz="0" w:space="0" w:color="auto"/>
            <w:bottom w:val="none" w:sz="0" w:space="0" w:color="auto"/>
            <w:right w:val="none" w:sz="0" w:space="0" w:color="auto"/>
          </w:divBdr>
        </w:div>
        <w:div w:id="1140538944">
          <w:marLeft w:val="640"/>
          <w:marRight w:val="0"/>
          <w:marTop w:val="0"/>
          <w:marBottom w:val="0"/>
          <w:divBdr>
            <w:top w:val="none" w:sz="0" w:space="0" w:color="auto"/>
            <w:left w:val="none" w:sz="0" w:space="0" w:color="auto"/>
            <w:bottom w:val="none" w:sz="0" w:space="0" w:color="auto"/>
            <w:right w:val="none" w:sz="0" w:space="0" w:color="auto"/>
          </w:divBdr>
        </w:div>
        <w:div w:id="714504723">
          <w:marLeft w:val="640"/>
          <w:marRight w:val="0"/>
          <w:marTop w:val="0"/>
          <w:marBottom w:val="0"/>
          <w:divBdr>
            <w:top w:val="none" w:sz="0" w:space="0" w:color="auto"/>
            <w:left w:val="none" w:sz="0" w:space="0" w:color="auto"/>
            <w:bottom w:val="none" w:sz="0" w:space="0" w:color="auto"/>
            <w:right w:val="none" w:sz="0" w:space="0" w:color="auto"/>
          </w:divBdr>
        </w:div>
        <w:div w:id="1433404106">
          <w:marLeft w:val="640"/>
          <w:marRight w:val="0"/>
          <w:marTop w:val="0"/>
          <w:marBottom w:val="0"/>
          <w:divBdr>
            <w:top w:val="none" w:sz="0" w:space="0" w:color="auto"/>
            <w:left w:val="none" w:sz="0" w:space="0" w:color="auto"/>
            <w:bottom w:val="none" w:sz="0" w:space="0" w:color="auto"/>
            <w:right w:val="none" w:sz="0" w:space="0" w:color="auto"/>
          </w:divBdr>
        </w:div>
        <w:div w:id="2012565338">
          <w:marLeft w:val="640"/>
          <w:marRight w:val="0"/>
          <w:marTop w:val="0"/>
          <w:marBottom w:val="0"/>
          <w:divBdr>
            <w:top w:val="none" w:sz="0" w:space="0" w:color="auto"/>
            <w:left w:val="none" w:sz="0" w:space="0" w:color="auto"/>
            <w:bottom w:val="none" w:sz="0" w:space="0" w:color="auto"/>
            <w:right w:val="none" w:sz="0" w:space="0" w:color="auto"/>
          </w:divBdr>
        </w:div>
        <w:div w:id="1183086925">
          <w:marLeft w:val="640"/>
          <w:marRight w:val="0"/>
          <w:marTop w:val="0"/>
          <w:marBottom w:val="0"/>
          <w:divBdr>
            <w:top w:val="none" w:sz="0" w:space="0" w:color="auto"/>
            <w:left w:val="none" w:sz="0" w:space="0" w:color="auto"/>
            <w:bottom w:val="none" w:sz="0" w:space="0" w:color="auto"/>
            <w:right w:val="none" w:sz="0" w:space="0" w:color="auto"/>
          </w:divBdr>
        </w:div>
        <w:div w:id="470561100">
          <w:marLeft w:val="640"/>
          <w:marRight w:val="0"/>
          <w:marTop w:val="0"/>
          <w:marBottom w:val="0"/>
          <w:divBdr>
            <w:top w:val="none" w:sz="0" w:space="0" w:color="auto"/>
            <w:left w:val="none" w:sz="0" w:space="0" w:color="auto"/>
            <w:bottom w:val="none" w:sz="0" w:space="0" w:color="auto"/>
            <w:right w:val="none" w:sz="0" w:space="0" w:color="auto"/>
          </w:divBdr>
        </w:div>
        <w:div w:id="1239056175">
          <w:marLeft w:val="640"/>
          <w:marRight w:val="0"/>
          <w:marTop w:val="0"/>
          <w:marBottom w:val="0"/>
          <w:divBdr>
            <w:top w:val="none" w:sz="0" w:space="0" w:color="auto"/>
            <w:left w:val="none" w:sz="0" w:space="0" w:color="auto"/>
            <w:bottom w:val="none" w:sz="0" w:space="0" w:color="auto"/>
            <w:right w:val="none" w:sz="0" w:space="0" w:color="auto"/>
          </w:divBdr>
        </w:div>
        <w:div w:id="1411465803">
          <w:marLeft w:val="640"/>
          <w:marRight w:val="0"/>
          <w:marTop w:val="0"/>
          <w:marBottom w:val="0"/>
          <w:divBdr>
            <w:top w:val="none" w:sz="0" w:space="0" w:color="auto"/>
            <w:left w:val="none" w:sz="0" w:space="0" w:color="auto"/>
            <w:bottom w:val="none" w:sz="0" w:space="0" w:color="auto"/>
            <w:right w:val="none" w:sz="0" w:space="0" w:color="auto"/>
          </w:divBdr>
        </w:div>
        <w:div w:id="1312251363">
          <w:marLeft w:val="640"/>
          <w:marRight w:val="0"/>
          <w:marTop w:val="0"/>
          <w:marBottom w:val="0"/>
          <w:divBdr>
            <w:top w:val="none" w:sz="0" w:space="0" w:color="auto"/>
            <w:left w:val="none" w:sz="0" w:space="0" w:color="auto"/>
            <w:bottom w:val="none" w:sz="0" w:space="0" w:color="auto"/>
            <w:right w:val="none" w:sz="0" w:space="0" w:color="auto"/>
          </w:divBdr>
        </w:div>
        <w:div w:id="1943218331">
          <w:marLeft w:val="640"/>
          <w:marRight w:val="0"/>
          <w:marTop w:val="0"/>
          <w:marBottom w:val="0"/>
          <w:divBdr>
            <w:top w:val="none" w:sz="0" w:space="0" w:color="auto"/>
            <w:left w:val="none" w:sz="0" w:space="0" w:color="auto"/>
            <w:bottom w:val="none" w:sz="0" w:space="0" w:color="auto"/>
            <w:right w:val="none" w:sz="0" w:space="0" w:color="auto"/>
          </w:divBdr>
        </w:div>
        <w:div w:id="1525174739">
          <w:marLeft w:val="640"/>
          <w:marRight w:val="0"/>
          <w:marTop w:val="0"/>
          <w:marBottom w:val="0"/>
          <w:divBdr>
            <w:top w:val="none" w:sz="0" w:space="0" w:color="auto"/>
            <w:left w:val="none" w:sz="0" w:space="0" w:color="auto"/>
            <w:bottom w:val="none" w:sz="0" w:space="0" w:color="auto"/>
            <w:right w:val="none" w:sz="0" w:space="0" w:color="auto"/>
          </w:divBdr>
        </w:div>
        <w:div w:id="737023782">
          <w:marLeft w:val="640"/>
          <w:marRight w:val="0"/>
          <w:marTop w:val="0"/>
          <w:marBottom w:val="0"/>
          <w:divBdr>
            <w:top w:val="none" w:sz="0" w:space="0" w:color="auto"/>
            <w:left w:val="none" w:sz="0" w:space="0" w:color="auto"/>
            <w:bottom w:val="none" w:sz="0" w:space="0" w:color="auto"/>
            <w:right w:val="none" w:sz="0" w:space="0" w:color="auto"/>
          </w:divBdr>
        </w:div>
        <w:div w:id="155732061">
          <w:marLeft w:val="640"/>
          <w:marRight w:val="0"/>
          <w:marTop w:val="0"/>
          <w:marBottom w:val="0"/>
          <w:divBdr>
            <w:top w:val="none" w:sz="0" w:space="0" w:color="auto"/>
            <w:left w:val="none" w:sz="0" w:space="0" w:color="auto"/>
            <w:bottom w:val="none" w:sz="0" w:space="0" w:color="auto"/>
            <w:right w:val="none" w:sz="0" w:space="0" w:color="auto"/>
          </w:divBdr>
        </w:div>
        <w:div w:id="609245805">
          <w:marLeft w:val="640"/>
          <w:marRight w:val="0"/>
          <w:marTop w:val="0"/>
          <w:marBottom w:val="0"/>
          <w:divBdr>
            <w:top w:val="none" w:sz="0" w:space="0" w:color="auto"/>
            <w:left w:val="none" w:sz="0" w:space="0" w:color="auto"/>
            <w:bottom w:val="none" w:sz="0" w:space="0" w:color="auto"/>
            <w:right w:val="none" w:sz="0" w:space="0" w:color="auto"/>
          </w:divBdr>
        </w:div>
        <w:div w:id="922254583">
          <w:marLeft w:val="640"/>
          <w:marRight w:val="0"/>
          <w:marTop w:val="0"/>
          <w:marBottom w:val="0"/>
          <w:divBdr>
            <w:top w:val="none" w:sz="0" w:space="0" w:color="auto"/>
            <w:left w:val="none" w:sz="0" w:space="0" w:color="auto"/>
            <w:bottom w:val="none" w:sz="0" w:space="0" w:color="auto"/>
            <w:right w:val="none" w:sz="0" w:space="0" w:color="auto"/>
          </w:divBdr>
        </w:div>
        <w:div w:id="925924171">
          <w:marLeft w:val="640"/>
          <w:marRight w:val="0"/>
          <w:marTop w:val="0"/>
          <w:marBottom w:val="0"/>
          <w:divBdr>
            <w:top w:val="none" w:sz="0" w:space="0" w:color="auto"/>
            <w:left w:val="none" w:sz="0" w:space="0" w:color="auto"/>
            <w:bottom w:val="none" w:sz="0" w:space="0" w:color="auto"/>
            <w:right w:val="none" w:sz="0" w:space="0" w:color="auto"/>
          </w:divBdr>
        </w:div>
        <w:div w:id="618727584">
          <w:marLeft w:val="640"/>
          <w:marRight w:val="0"/>
          <w:marTop w:val="0"/>
          <w:marBottom w:val="0"/>
          <w:divBdr>
            <w:top w:val="none" w:sz="0" w:space="0" w:color="auto"/>
            <w:left w:val="none" w:sz="0" w:space="0" w:color="auto"/>
            <w:bottom w:val="none" w:sz="0" w:space="0" w:color="auto"/>
            <w:right w:val="none" w:sz="0" w:space="0" w:color="auto"/>
          </w:divBdr>
        </w:div>
        <w:div w:id="1780221157">
          <w:marLeft w:val="640"/>
          <w:marRight w:val="0"/>
          <w:marTop w:val="0"/>
          <w:marBottom w:val="0"/>
          <w:divBdr>
            <w:top w:val="none" w:sz="0" w:space="0" w:color="auto"/>
            <w:left w:val="none" w:sz="0" w:space="0" w:color="auto"/>
            <w:bottom w:val="none" w:sz="0" w:space="0" w:color="auto"/>
            <w:right w:val="none" w:sz="0" w:space="0" w:color="auto"/>
          </w:divBdr>
        </w:div>
        <w:div w:id="1554342287">
          <w:marLeft w:val="640"/>
          <w:marRight w:val="0"/>
          <w:marTop w:val="0"/>
          <w:marBottom w:val="0"/>
          <w:divBdr>
            <w:top w:val="none" w:sz="0" w:space="0" w:color="auto"/>
            <w:left w:val="none" w:sz="0" w:space="0" w:color="auto"/>
            <w:bottom w:val="none" w:sz="0" w:space="0" w:color="auto"/>
            <w:right w:val="none" w:sz="0" w:space="0" w:color="auto"/>
          </w:divBdr>
        </w:div>
      </w:divsChild>
    </w:div>
    <w:div w:id="1605577675">
      <w:bodyDiv w:val="1"/>
      <w:marLeft w:val="0"/>
      <w:marRight w:val="0"/>
      <w:marTop w:val="0"/>
      <w:marBottom w:val="0"/>
      <w:divBdr>
        <w:top w:val="none" w:sz="0" w:space="0" w:color="auto"/>
        <w:left w:val="none" w:sz="0" w:space="0" w:color="auto"/>
        <w:bottom w:val="none" w:sz="0" w:space="0" w:color="auto"/>
        <w:right w:val="none" w:sz="0" w:space="0" w:color="auto"/>
      </w:divBdr>
      <w:divsChild>
        <w:div w:id="1688677063">
          <w:marLeft w:val="640"/>
          <w:marRight w:val="0"/>
          <w:marTop w:val="0"/>
          <w:marBottom w:val="0"/>
          <w:divBdr>
            <w:top w:val="none" w:sz="0" w:space="0" w:color="auto"/>
            <w:left w:val="none" w:sz="0" w:space="0" w:color="auto"/>
            <w:bottom w:val="none" w:sz="0" w:space="0" w:color="auto"/>
            <w:right w:val="none" w:sz="0" w:space="0" w:color="auto"/>
          </w:divBdr>
        </w:div>
        <w:div w:id="500780426">
          <w:marLeft w:val="640"/>
          <w:marRight w:val="0"/>
          <w:marTop w:val="0"/>
          <w:marBottom w:val="0"/>
          <w:divBdr>
            <w:top w:val="none" w:sz="0" w:space="0" w:color="auto"/>
            <w:left w:val="none" w:sz="0" w:space="0" w:color="auto"/>
            <w:bottom w:val="none" w:sz="0" w:space="0" w:color="auto"/>
            <w:right w:val="none" w:sz="0" w:space="0" w:color="auto"/>
          </w:divBdr>
        </w:div>
        <w:div w:id="1156458862">
          <w:marLeft w:val="640"/>
          <w:marRight w:val="0"/>
          <w:marTop w:val="0"/>
          <w:marBottom w:val="0"/>
          <w:divBdr>
            <w:top w:val="none" w:sz="0" w:space="0" w:color="auto"/>
            <w:left w:val="none" w:sz="0" w:space="0" w:color="auto"/>
            <w:bottom w:val="none" w:sz="0" w:space="0" w:color="auto"/>
            <w:right w:val="none" w:sz="0" w:space="0" w:color="auto"/>
          </w:divBdr>
        </w:div>
        <w:div w:id="66464528">
          <w:marLeft w:val="640"/>
          <w:marRight w:val="0"/>
          <w:marTop w:val="0"/>
          <w:marBottom w:val="0"/>
          <w:divBdr>
            <w:top w:val="none" w:sz="0" w:space="0" w:color="auto"/>
            <w:left w:val="none" w:sz="0" w:space="0" w:color="auto"/>
            <w:bottom w:val="none" w:sz="0" w:space="0" w:color="auto"/>
            <w:right w:val="none" w:sz="0" w:space="0" w:color="auto"/>
          </w:divBdr>
        </w:div>
        <w:div w:id="433943866">
          <w:marLeft w:val="640"/>
          <w:marRight w:val="0"/>
          <w:marTop w:val="0"/>
          <w:marBottom w:val="0"/>
          <w:divBdr>
            <w:top w:val="none" w:sz="0" w:space="0" w:color="auto"/>
            <w:left w:val="none" w:sz="0" w:space="0" w:color="auto"/>
            <w:bottom w:val="none" w:sz="0" w:space="0" w:color="auto"/>
            <w:right w:val="none" w:sz="0" w:space="0" w:color="auto"/>
          </w:divBdr>
        </w:div>
        <w:div w:id="1690835239">
          <w:marLeft w:val="640"/>
          <w:marRight w:val="0"/>
          <w:marTop w:val="0"/>
          <w:marBottom w:val="0"/>
          <w:divBdr>
            <w:top w:val="none" w:sz="0" w:space="0" w:color="auto"/>
            <w:left w:val="none" w:sz="0" w:space="0" w:color="auto"/>
            <w:bottom w:val="none" w:sz="0" w:space="0" w:color="auto"/>
            <w:right w:val="none" w:sz="0" w:space="0" w:color="auto"/>
          </w:divBdr>
        </w:div>
        <w:div w:id="1905410554">
          <w:marLeft w:val="640"/>
          <w:marRight w:val="0"/>
          <w:marTop w:val="0"/>
          <w:marBottom w:val="0"/>
          <w:divBdr>
            <w:top w:val="none" w:sz="0" w:space="0" w:color="auto"/>
            <w:left w:val="none" w:sz="0" w:space="0" w:color="auto"/>
            <w:bottom w:val="none" w:sz="0" w:space="0" w:color="auto"/>
            <w:right w:val="none" w:sz="0" w:space="0" w:color="auto"/>
          </w:divBdr>
        </w:div>
        <w:div w:id="1107625973">
          <w:marLeft w:val="640"/>
          <w:marRight w:val="0"/>
          <w:marTop w:val="0"/>
          <w:marBottom w:val="0"/>
          <w:divBdr>
            <w:top w:val="none" w:sz="0" w:space="0" w:color="auto"/>
            <w:left w:val="none" w:sz="0" w:space="0" w:color="auto"/>
            <w:bottom w:val="none" w:sz="0" w:space="0" w:color="auto"/>
            <w:right w:val="none" w:sz="0" w:space="0" w:color="auto"/>
          </w:divBdr>
        </w:div>
        <w:div w:id="1069037524">
          <w:marLeft w:val="640"/>
          <w:marRight w:val="0"/>
          <w:marTop w:val="0"/>
          <w:marBottom w:val="0"/>
          <w:divBdr>
            <w:top w:val="none" w:sz="0" w:space="0" w:color="auto"/>
            <w:left w:val="none" w:sz="0" w:space="0" w:color="auto"/>
            <w:bottom w:val="none" w:sz="0" w:space="0" w:color="auto"/>
            <w:right w:val="none" w:sz="0" w:space="0" w:color="auto"/>
          </w:divBdr>
        </w:div>
        <w:div w:id="1261378821">
          <w:marLeft w:val="640"/>
          <w:marRight w:val="0"/>
          <w:marTop w:val="0"/>
          <w:marBottom w:val="0"/>
          <w:divBdr>
            <w:top w:val="none" w:sz="0" w:space="0" w:color="auto"/>
            <w:left w:val="none" w:sz="0" w:space="0" w:color="auto"/>
            <w:bottom w:val="none" w:sz="0" w:space="0" w:color="auto"/>
            <w:right w:val="none" w:sz="0" w:space="0" w:color="auto"/>
          </w:divBdr>
        </w:div>
        <w:div w:id="1189611465">
          <w:marLeft w:val="640"/>
          <w:marRight w:val="0"/>
          <w:marTop w:val="0"/>
          <w:marBottom w:val="0"/>
          <w:divBdr>
            <w:top w:val="none" w:sz="0" w:space="0" w:color="auto"/>
            <w:left w:val="none" w:sz="0" w:space="0" w:color="auto"/>
            <w:bottom w:val="none" w:sz="0" w:space="0" w:color="auto"/>
            <w:right w:val="none" w:sz="0" w:space="0" w:color="auto"/>
          </w:divBdr>
        </w:div>
        <w:div w:id="844906443">
          <w:marLeft w:val="640"/>
          <w:marRight w:val="0"/>
          <w:marTop w:val="0"/>
          <w:marBottom w:val="0"/>
          <w:divBdr>
            <w:top w:val="none" w:sz="0" w:space="0" w:color="auto"/>
            <w:left w:val="none" w:sz="0" w:space="0" w:color="auto"/>
            <w:bottom w:val="none" w:sz="0" w:space="0" w:color="auto"/>
            <w:right w:val="none" w:sz="0" w:space="0" w:color="auto"/>
          </w:divBdr>
        </w:div>
        <w:div w:id="1557084305">
          <w:marLeft w:val="640"/>
          <w:marRight w:val="0"/>
          <w:marTop w:val="0"/>
          <w:marBottom w:val="0"/>
          <w:divBdr>
            <w:top w:val="none" w:sz="0" w:space="0" w:color="auto"/>
            <w:left w:val="none" w:sz="0" w:space="0" w:color="auto"/>
            <w:bottom w:val="none" w:sz="0" w:space="0" w:color="auto"/>
            <w:right w:val="none" w:sz="0" w:space="0" w:color="auto"/>
          </w:divBdr>
        </w:div>
        <w:div w:id="801507615">
          <w:marLeft w:val="640"/>
          <w:marRight w:val="0"/>
          <w:marTop w:val="0"/>
          <w:marBottom w:val="0"/>
          <w:divBdr>
            <w:top w:val="none" w:sz="0" w:space="0" w:color="auto"/>
            <w:left w:val="none" w:sz="0" w:space="0" w:color="auto"/>
            <w:bottom w:val="none" w:sz="0" w:space="0" w:color="auto"/>
            <w:right w:val="none" w:sz="0" w:space="0" w:color="auto"/>
          </w:divBdr>
        </w:div>
        <w:div w:id="1799256148">
          <w:marLeft w:val="640"/>
          <w:marRight w:val="0"/>
          <w:marTop w:val="0"/>
          <w:marBottom w:val="0"/>
          <w:divBdr>
            <w:top w:val="none" w:sz="0" w:space="0" w:color="auto"/>
            <w:left w:val="none" w:sz="0" w:space="0" w:color="auto"/>
            <w:bottom w:val="none" w:sz="0" w:space="0" w:color="auto"/>
            <w:right w:val="none" w:sz="0" w:space="0" w:color="auto"/>
          </w:divBdr>
        </w:div>
      </w:divsChild>
    </w:div>
    <w:div w:id="1607152034">
      <w:bodyDiv w:val="1"/>
      <w:marLeft w:val="0"/>
      <w:marRight w:val="0"/>
      <w:marTop w:val="0"/>
      <w:marBottom w:val="0"/>
      <w:divBdr>
        <w:top w:val="none" w:sz="0" w:space="0" w:color="auto"/>
        <w:left w:val="none" w:sz="0" w:space="0" w:color="auto"/>
        <w:bottom w:val="none" w:sz="0" w:space="0" w:color="auto"/>
        <w:right w:val="none" w:sz="0" w:space="0" w:color="auto"/>
      </w:divBdr>
      <w:divsChild>
        <w:div w:id="1020621979">
          <w:marLeft w:val="640"/>
          <w:marRight w:val="0"/>
          <w:marTop w:val="0"/>
          <w:marBottom w:val="0"/>
          <w:divBdr>
            <w:top w:val="none" w:sz="0" w:space="0" w:color="auto"/>
            <w:left w:val="none" w:sz="0" w:space="0" w:color="auto"/>
            <w:bottom w:val="none" w:sz="0" w:space="0" w:color="auto"/>
            <w:right w:val="none" w:sz="0" w:space="0" w:color="auto"/>
          </w:divBdr>
        </w:div>
        <w:div w:id="2056545693">
          <w:marLeft w:val="640"/>
          <w:marRight w:val="0"/>
          <w:marTop w:val="0"/>
          <w:marBottom w:val="0"/>
          <w:divBdr>
            <w:top w:val="none" w:sz="0" w:space="0" w:color="auto"/>
            <w:left w:val="none" w:sz="0" w:space="0" w:color="auto"/>
            <w:bottom w:val="none" w:sz="0" w:space="0" w:color="auto"/>
            <w:right w:val="none" w:sz="0" w:space="0" w:color="auto"/>
          </w:divBdr>
        </w:div>
        <w:div w:id="1385832544">
          <w:marLeft w:val="640"/>
          <w:marRight w:val="0"/>
          <w:marTop w:val="0"/>
          <w:marBottom w:val="0"/>
          <w:divBdr>
            <w:top w:val="none" w:sz="0" w:space="0" w:color="auto"/>
            <w:left w:val="none" w:sz="0" w:space="0" w:color="auto"/>
            <w:bottom w:val="none" w:sz="0" w:space="0" w:color="auto"/>
            <w:right w:val="none" w:sz="0" w:space="0" w:color="auto"/>
          </w:divBdr>
        </w:div>
        <w:div w:id="575820601">
          <w:marLeft w:val="640"/>
          <w:marRight w:val="0"/>
          <w:marTop w:val="0"/>
          <w:marBottom w:val="0"/>
          <w:divBdr>
            <w:top w:val="none" w:sz="0" w:space="0" w:color="auto"/>
            <w:left w:val="none" w:sz="0" w:space="0" w:color="auto"/>
            <w:bottom w:val="none" w:sz="0" w:space="0" w:color="auto"/>
            <w:right w:val="none" w:sz="0" w:space="0" w:color="auto"/>
          </w:divBdr>
        </w:div>
        <w:div w:id="1256283691">
          <w:marLeft w:val="640"/>
          <w:marRight w:val="0"/>
          <w:marTop w:val="0"/>
          <w:marBottom w:val="0"/>
          <w:divBdr>
            <w:top w:val="none" w:sz="0" w:space="0" w:color="auto"/>
            <w:left w:val="none" w:sz="0" w:space="0" w:color="auto"/>
            <w:bottom w:val="none" w:sz="0" w:space="0" w:color="auto"/>
            <w:right w:val="none" w:sz="0" w:space="0" w:color="auto"/>
          </w:divBdr>
        </w:div>
        <w:div w:id="1303733706">
          <w:marLeft w:val="640"/>
          <w:marRight w:val="0"/>
          <w:marTop w:val="0"/>
          <w:marBottom w:val="0"/>
          <w:divBdr>
            <w:top w:val="none" w:sz="0" w:space="0" w:color="auto"/>
            <w:left w:val="none" w:sz="0" w:space="0" w:color="auto"/>
            <w:bottom w:val="none" w:sz="0" w:space="0" w:color="auto"/>
            <w:right w:val="none" w:sz="0" w:space="0" w:color="auto"/>
          </w:divBdr>
        </w:div>
        <w:div w:id="453671858">
          <w:marLeft w:val="640"/>
          <w:marRight w:val="0"/>
          <w:marTop w:val="0"/>
          <w:marBottom w:val="0"/>
          <w:divBdr>
            <w:top w:val="none" w:sz="0" w:space="0" w:color="auto"/>
            <w:left w:val="none" w:sz="0" w:space="0" w:color="auto"/>
            <w:bottom w:val="none" w:sz="0" w:space="0" w:color="auto"/>
            <w:right w:val="none" w:sz="0" w:space="0" w:color="auto"/>
          </w:divBdr>
        </w:div>
        <w:div w:id="378359069">
          <w:marLeft w:val="640"/>
          <w:marRight w:val="0"/>
          <w:marTop w:val="0"/>
          <w:marBottom w:val="0"/>
          <w:divBdr>
            <w:top w:val="none" w:sz="0" w:space="0" w:color="auto"/>
            <w:left w:val="none" w:sz="0" w:space="0" w:color="auto"/>
            <w:bottom w:val="none" w:sz="0" w:space="0" w:color="auto"/>
            <w:right w:val="none" w:sz="0" w:space="0" w:color="auto"/>
          </w:divBdr>
        </w:div>
        <w:div w:id="1759718581">
          <w:marLeft w:val="640"/>
          <w:marRight w:val="0"/>
          <w:marTop w:val="0"/>
          <w:marBottom w:val="0"/>
          <w:divBdr>
            <w:top w:val="none" w:sz="0" w:space="0" w:color="auto"/>
            <w:left w:val="none" w:sz="0" w:space="0" w:color="auto"/>
            <w:bottom w:val="none" w:sz="0" w:space="0" w:color="auto"/>
            <w:right w:val="none" w:sz="0" w:space="0" w:color="auto"/>
          </w:divBdr>
        </w:div>
        <w:div w:id="1011105919">
          <w:marLeft w:val="640"/>
          <w:marRight w:val="0"/>
          <w:marTop w:val="0"/>
          <w:marBottom w:val="0"/>
          <w:divBdr>
            <w:top w:val="none" w:sz="0" w:space="0" w:color="auto"/>
            <w:left w:val="none" w:sz="0" w:space="0" w:color="auto"/>
            <w:bottom w:val="none" w:sz="0" w:space="0" w:color="auto"/>
            <w:right w:val="none" w:sz="0" w:space="0" w:color="auto"/>
          </w:divBdr>
        </w:div>
        <w:div w:id="1479610447">
          <w:marLeft w:val="640"/>
          <w:marRight w:val="0"/>
          <w:marTop w:val="0"/>
          <w:marBottom w:val="0"/>
          <w:divBdr>
            <w:top w:val="none" w:sz="0" w:space="0" w:color="auto"/>
            <w:left w:val="none" w:sz="0" w:space="0" w:color="auto"/>
            <w:bottom w:val="none" w:sz="0" w:space="0" w:color="auto"/>
            <w:right w:val="none" w:sz="0" w:space="0" w:color="auto"/>
          </w:divBdr>
        </w:div>
        <w:div w:id="607203828">
          <w:marLeft w:val="640"/>
          <w:marRight w:val="0"/>
          <w:marTop w:val="0"/>
          <w:marBottom w:val="0"/>
          <w:divBdr>
            <w:top w:val="none" w:sz="0" w:space="0" w:color="auto"/>
            <w:left w:val="none" w:sz="0" w:space="0" w:color="auto"/>
            <w:bottom w:val="none" w:sz="0" w:space="0" w:color="auto"/>
            <w:right w:val="none" w:sz="0" w:space="0" w:color="auto"/>
          </w:divBdr>
        </w:div>
        <w:div w:id="1802991754">
          <w:marLeft w:val="640"/>
          <w:marRight w:val="0"/>
          <w:marTop w:val="0"/>
          <w:marBottom w:val="0"/>
          <w:divBdr>
            <w:top w:val="none" w:sz="0" w:space="0" w:color="auto"/>
            <w:left w:val="none" w:sz="0" w:space="0" w:color="auto"/>
            <w:bottom w:val="none" w:sz="0" w:space="0" w:color="auto"/>
            <w:right w:val="none" w:sz="0" w:space="0" w:color="auto"/>
          </w:divBdr>
        </w:div>
        <w:div w:id="1695888347">
          <w:marLeft w:val="640"/>
          <w:marRight w:val="0"/>
          <w:marTop w:val="0"/>
          <w:marBottom w:val="0"/>
          <w:divBdr>
            <w:top w:val="none" w:sz="0" w:space="0" w:color="auto"/>
            <w:left w:val="none" w:sz="0" w:space="0" w:color="auto"/>
            <w:bottom w:val="none" w:sz="0" w:space="0" w:color="auto"/>
            <w:right w:val="none" w:sz="0" w:space="0" w:color="auto"/>
          </w:divBdr>
        </w:div>
        <w:div w:id="1838225134">
          <w:marLeft w:val="640"/>
          <w:marRight w:val="0"/>
          <w:marTop w:val="0"/>
          <w:marBottom w:val="0"/>
          <w:divBdr>
            <w:top w:val="none" w:sz="0" w:space="0" w:color="auto"/>
            <w:left w:val="none" w:sz="0" w:space="0" w:color="auto"/>
            <w:bottom w:val="none" w:sz="0" w:space="0" w:color="auto"/>
            <w:right w:val="none" w:sz="0" w:space="0" w:color="auto"/>
          </w:divBdr>
        </w:div>
        <w:div w:id="999966034">
          <w:marLeft w:val="640"/>
          <w:marRight w:val="0"/>
          <w:marTop w:val="0"/>
          <w:marBottom w:val="0"/>
          <w:divBdr>
            <w:top w:val="none" w:sz="0" w:space="0" w:color="auto"/>
            <w:left w:val="none" w:sz="0" w:space="0" w:color="auto"/>
            <w:bottom w:val="none" w:sz="0" w:space="0" w:color="auto"/>
            <w:right w:val="none" w:sz="0" w:space="0" w:color="auto"/>
          </w:divBdr>
        </w:div>
        <w:div w:id="141118206">
          <w:marLeft w:val="640"/>
          <w:marRight w:val="0"/>
          <w:marTop w:val="0"/>
          <w:marBottom w:val="0"/>
          <w:divBdr>
            <w:top w:val="none" w:sz="0" w:space="0" w:color="auto"/>
            <w:left w:val="none" w:sz="0" w:space="0" w:color="auto"/>
            <w:bottom w:val="none" w:sz="0" w:space="0" w:color="auto"/>
            <w:right w:val="none" w:sz="0" w:space="0" w:color="auto"/>
          </w:divBdr>
        </w:div>
        <w:div w:id="191581153">
          <w:marLeft w:val="640"/>
          <w:marRight w:val="0"/>
          <w:marTop w:val="0"/>
          <w:marBottom w:val="0"/>
          <w:divBdr>
            <w:top w:val="none" w:sz="0" w:space="0" w:color="auto"/>
            <w:left w:val="none" w:sz="0" w:space="0" w:color="auto"/>
            <w:bottom w:val="none" w:sz="0" w:space="0" w:color="auto"/>
            <w:right w:val="none" w:sz="0" w:space="0" w:color="auto"/>
          </w:divBdr>
        </w:div>
        <w:div w:id="334386678">
          <w:marLeft w:val="640"/>
          <w:marRight w:val="0"/>
          <w:marTop w:val="0"/>
          <w:marBottom w:val="0"/>
          <w:divBdr>
            <w:top w:val="none" w:sz="0" w:space="0" w:color="auto"/>
            <w:left w:val="none" w:sz="0" w:space="0" w:color="auto"/>
            <w:bottom w:val="none" w:sz="0" w:space="0" w:color="auto"/>
            <w:right w:val="none" w:sz="0" w:space="0" w:color="auto"/>
          </w:divBdr>
        </w:div>
        <w:div w:id="1920093519">
          <w:marLeft w:val="640"/>
          <w:marRight w:val="0"/>
          <w:marTop w:val="0"/>
          <w:marBottom w:val="0"/>
          <w:divBdr>
            <w:top w:val="none" w:sz="0" w:space="0" w:color="auto"/>
            <w:left w:val="none" w:sz="0" w:space="0" w:color="auto"/>
            <w:bottom w:val="none" w:sz="0" w:space="0" w:color="auto"/>
            <w:right w:val="none" w:sz="0" w:space="0" w:color="auto"/>
          </w:divBdr>
        </w:div>
        <w:div w:id="2031179589">
          <w:marLeft w:val="640"/>
          <w:marRight w:val="0"/>
          <w:marTop w:val="0"/>
          <w:marBottom w:val="0"/>
          <w:divBdr>
            <w:top w:val="none" w:sz="0" w:space="0" w:color="auto"/>
            <w:left w:val="none" w:sz="0" w:space="0" w:color="auto"/>
            <w:bottom w:val="none" w:sz="0" w:space="0" w:color="auto"/>
            <w:right w:val="none" w:sz="0" w:space="0" w:color="auto"/>
          </w:divBdr>
        </w:div>
        <w:div w:id="338237240">
          <w:marLeft w:val="640"/>
          <w:marRight w:val="0"/>
          <w:marTop w:val="0"/>
          <w:marBottom w:val="0"/>
          <w:divBdr>
            <w:top w:val="none" w:sz="0" w:space="0" w:color="auto"/>
            <w:left w:val="none" w:sz="0" w:space="0" w:color="auto"/>
            <w:bottom w:val="none" w:sz="0" w:space="0" w:color="auto"/>
            <w:right w:val="none" w:sz="0" w:space="0" w:color="auto"/>
          </w:divBdr>
        </w:div>
        <w:div w:id="1050764560">
          <w:marLeft w:val="640"/>
          <w:marRight w:val="0"/>
          <w:marTop w:val="0"/>
          <w:marBottom w:val="0"/>
          <w:divBdr>
            <w:top w:val="none" w:sz="0" w:space="0" w:color="auto"/>
            <w:left w:val="none" w:sz="0" w:space="0" w:color="auto"/>
            <w:bottom w:val="none" w:sz="0" w:space="0" w:color="auto"/>
            <w:right w:val="none" w:sz="0" w:space="0" w:color="auto"/>
          </w:divBdr>
        </w:div>
        <w:div w:id="1247959562">
          <w:marLeft w:val="640"/>
          <w:marRight w:val="0"/>
          <w:marTop w:val="0"/>
          <w:marBottom w:val="0"/>
          <w:divBdr>
            <w:top w:val="none" w:sz="0" w:space="0" w:color="auto"/>
            <w:left w:val="none" w:sz="0" w:space="0" w:color="auto"/>
            <w:bottom w:val="none" w:sz="0" w:space="0" w:color="auto"/>
            <w:right w:val="none" w:sz="0" w:space="0" w:color="auto"/>
          </w:divBdr>
        </w:div>
      </w:divsChild>
    </w:div>
    <w:div w:id="1608341924">
      <w:bodyDiv w:val="1"/>
      <w:marLeft w:val="0"/>
      <w:marRight w:val="0"/>
      <w:marTop w:val="0"/>
      <w:marBottom w:val="0"/>
      <w:divBdr>
        <w:top w:val="none" w:sz="0" w:space="0" w:color="auto"/>
        <w:left w:val="none" w:sz="0" w:space="0" w:color="auto"/>
        <w:bottom w:val="none" w:sz="0" w:space="0" w:color="auto"/>
        <w:right w:val="none" w:sz="0" w:space="0" w:color="auto"/>
      </w:divBdr>
      <w:divsChild>
        <w:div w:id="788548408">
          <w:marLeft w:val="640"/>
          <w:marRight w:val="0"/>
          <w:marTop w:val="0"/>
          <w:marBottom w:val="0"/>
          <w:divBdr>
            <w:top w:val="none" w:sz="0" w:space="0" w:color="auto"/>
            <w:left w:val="none" w:sz="0" w:space="0" w:color="auto"/>
            <w:bottom w:val="none" w:sz="0" w:space="0" w:color="auto"/>
            <w:right w:val="none" w:sz="0" w:space="0" w:color="auto"/>
          </w:divBdr>
        </w:div>
        <w:div w:id="969288084">
          <w:marLeft w:val="640"/>
          <w:marRight w:val="0"/>
          <w:marTop w:val="0"/>
          <w:marBottom w:val="0"/>
          <w:divBdr>
            <w:top w:val="none" w:sz="0" w:space="0" w:color="auto"/>
            <w:left w:val="none" w:sz="0" w:space="0" w:color="auto"/>
            <w:bottom w:val="none" w:sz="0" w:space="0" w:color="auto"/>
            <w:right w:val="none" w:sz="0" w:space="0" w:color="auto"/>
          </w:divBdr>
        </w:div>
        <w:div w:id="713231311">
          <w:marLeft w:val="640"/>
          <w:marRight w:val="0"/>
          <w:marTop w:val="0"/>
          <w:marBottom w:val="0"/>
          <w:divBdr>
            <w:top w:val="none" w:sz="0" w:space="0" w:color="auto"/>
            <w:left w:val="none" w:sz="0" w:space="0" w:color="auto"/>
            <w:bottom w:val="none" w:sz="0" w:space="0" w:color="auto"/>
            <w:right w:val="none" w:sz="0" w:space="0" w:color="auto"/>
          </w:divBdr>
        </w:div>
        <w:div w:id="178390829">
          <w:marLeft w:val="640"/>
          <w:marRight w:val="0"/>
          <w:marTop w:val="0"/>
          <w:marBottom w:val="0"/>
          <w:divBdr>
            <w:top w:val="none" w:sz="0" w:space="0" w:color="auto"/>
            <w:left w:val="none" w:sz="0" w:space="0" w:color="auto"/>
            <w:bottom w:val="none" w:sz="0" w:space="0" w:color="auto"/>
            <w:right w:val="none" w:sz="0" w:space="0" w:color="auto"/>
          </w:divBdr>
        </w:div>
        <w:div w:id="1213885066">
          <w:marLeft w:val="640"/>
          <w:marRight w:val="0"/>
          <w:marTop w:val="0"/>
          <w:marBottom w:val="0"/>
          <w:divBdr>
            <w:top w:val="none" w:sz="0" w:space="0" w:color="auto"/>
            <w:left w:val="none" w:sz="0" w:space="0" w:color="auto"/>
            <w:bottom w:val="none" w:sz="0" w:space="0" w:color="auto"/>
            <w:right w:val="none" w:sz="0" w:space="0" w:color="auto"/>
          </w:divBdr>
        </w:div>
        <w:div w:id="1315337757">
          <w:marLeft w:val="640"/>
          <w:marRight w:val="0"/>
          <w:marTop w:val="0"/>
          <w:marBottom w:val="0"/>
          <w:divBdr>
            <w:top w:val="none" w:sz="0" w:space="0" w:color="auto"/>
            <w:left w:val="none" w:sz="0" w:space="0" w:color="auto"/>
            <w:bottom w:val="none" w:sz="0" w:space="0" w:color="auto"/>
            <w:right w:val="none" w:sz="0" w:space="0" w:color="auto"/>
          </w:divBdr>
        </w:div>
        <w:div w:id="1960065597">
          <w:marLeft w:val="640"/>
          <w:marRight w:val="0"/>
          <w:marTop w:val="0"/>
          <w:marBottom w:val="0"/>
          <w:divBdr>
            <w:top w:val="none" w:sz="0" w:space="0" w:color="auto"/>
            <w:left w:val="none" w:sz="0" w:space="0" w:color="auto"/>
            <w:bottom w:val="none" w:sz="0" w:space="0" w:color="auto"/>
            <w:right w:val="none" w:sz="0" w:space="0" w:color="auto"/>
          </w:divBdr>
        </w:div>
        <w:div w:id="1038241148">
          <w:marLeft w:val="640"/>
          <w:marRight w:val="0"/>
          <w:marTop w:val="0"/>
          <w:marBottom w:val="0"/>
          <w:divBdr>
            <w:top w:val="none" w:sz="0" w:space="0" w:color="auto"/>
            <w:left w:val="none" w:sz="0" w:space="0" w:color="auto"/>
            <w:bottom w:val="none" w:sz="0" w:space="0" w:color="auto"/>
            <w:right w:val="none" w:sz="0" w:space="0" w:color="auto"/>
          </w:divBdr>
        </w:div>
        <w:div w:id="778375628">
          <w:marLeft w:val="640"/>
          <w:marRight w:val="0"/>
          <w:marTop w:val="0"/>
          <w:marBottom w:val="0"/>
          <w:divBdr>
            <w:top w:val="none" w:sz="0" w:space="0" w:color="auto"/>
            <w:left w:val="none" w:sz="0" w:space="0" w:color="auto"/>
            <w:bottom w:val="none" w:sz="0" w:space="0" w:color="auto"/>
            <w:right w:val="none" w:sz="0" w:space="0" w:color="auto"/>
          </w:divBdr>
        </w:div>
        <w:div w:id="1391029426">
          <w:marLeft w:val="640"/>
          <w:marRight w:val="0"/>
          <w:marTop w:val="0"/>
          <w:marBottom w:val="0"/>
          <w:divBdr>
            <w:top w:val="none" w:sz="0" w:space="0" w:color="auto"/>
            <w:left w:val="none" w:sz="0" w:space="0" w:color="auto"/>
            <w:bottom w:val="none" w:sz="0" w:space="0" w:color="auto"/>
            <w:right w:val="none" w:sz="0" w:space="0" w:color="auto"/>
          </w:divBdr>
        </w:div>
        <w:div w:id="387606532">
          <w:marLeft w:val="640"/>
          <w:marRight w:val="0"/>
          <w:marTop w:val="0"/>
          <w:marBottom w:val="0"/>
          <w:divBdr>
            <w:top w:val="none" w:sz="0" w:space="0" w:color="auto"/>
            <w:left w:val="none" w:sz="0" w:space="0" w:color="auto"/>
            <w:bottom w:val="none" w:sz="0" w:space="0" w:color="auto"/>
            <w:right w:val="none" w:sz="0" w:space="0" w:color="auto"/>
          </w:divBdr>
        </w:div>
        <w:div w:id="221336580">
          <w:marLeft w:val="640"/>
          <w:marRight w:val="0"/>
          <w:marTop w:val="0"/>
          <w:marBottom w:val="0"/>
          <w:divBdr>
            <w:top w:val="none" w:sz="0" w:space="0" w:color="auto"/>
            <w:left w:val="none" w:sz="0" w:space="0" w:color="auto"/>
            <w:bottom w:val="none" w:sz="0" w:space="0" w:color="auto"/>
            <w:right w:val="none" w:sz="0" w:space="0" w:color="auto"/>
          </w:divBdr>
        </w:div>
        <w:div w:id="934361037">
          <w:marLeft w:val="640"/>
          <w:marRight w:val="0"/>
          <w:marTop w:val="0"/>
          <w:marBottom w:val="0"/>
          <w:divBdr>
            <w:top w:val="none" w:sz="0" w:space="0" w:color="auto"/>
            <w:left w:val="none" w:sz="0" w:space="0" w:color="auto"/>
            <w:bottom w:val="none" w:sz="0" w:space="0" w:color="auto"/>
            <w:right w:val="none" w:sz="0" w:space="0" w:color="auto"/>
          </w:divBdr>
        </w:div>
        <w:div w:id="1162890718">
          <w:marLeft w:val="640"/>
          <w:marRight w:val="0"/>
          <w:marTop w:val="0"/>
          <w:marBottom w:val="0"/>
          <w:divBdr>
            <w:top w:val="none" w:sz="0" w:space="0" w:color="auto"/>
            <w:left w:val="none" w:sz="0" w:space="0" w:color="auto"/>
            <w:bottom w:val="none" w:sz="0" w:space="0" w:color="auto"/>
            <w:right w:val="none" w:sz="0" w:space="0" w:color="auto"/>
          </w:divBdr>
        </w:div>
        <w:div w:id="1476023152">
          <w:marLeft w:val="640"/>
          <w:marRight w:val="0"/>
          <w:marTop w:val="0"/>
          <w:marBottom w:val="0"/>
          <w:divBdr>
            <w:top w:val="none" w:sz="0" w:space="0" w:color="auto"/>
            <w:left w:val="none" w:sz="0" w:space="0" w:color="auto"/>
            <w:bottom w:val="none" w:sz="0" w:space="0" w:color="auto"/>
            <w:right w:val="none" w:sz="0" w:space="0" w:color="auto"/>
          </w:divBdr>
        </w:div>
        <w:div w:id="219947817">
          <w:marLeft w:val="640"/>
          <w:marRight w:val="0"/>
          <w:marTop w:val="0"/>
          <w:marBottom w:val="0"/>
          <w:divBdr>
            <w:top w:val="none" w:sz="0" w:space="0" w:color="auto"/>
            <w:left w:val="none" w:sz="0" w:space="0" w:color="auto"/>
            <w:bottom w:val="none" w:sz="0" w:space="0" w:color="auto"/>
            <w:right w:val="none" w:sz="0" w:space="0" w:color="auto"/>
          </w:divBdr>
        </w:div>
        <w:div w:id="13312879">
          <w:marLeft w:val="640"/>
          <w:marRight w:val="0"/>
          <w:marTop w:val="0"/>
          <w:marBottom w:val="0"/>
          <w:divBdr>
            <w:top w:val="none" w:sz="0" w:space="0" w:color="auto"/>
            <w:left w:val="none" w:sz="0" w:space="0" w:color="auto"/>
            <w:bottom w:val="none" w:sz="0" w:space="0" w:color="auto"/>
            <w:right w:val="none" w:sz="0" w:space="0" w:color="auto"/>
          </w:divBdr>
        </w:div>
      </w:divsChild>
    </w:div>
    <w:div w:id="1676809970">
      <w:bodyDiv w:val="1"/>
      <w:marLeft w:val="0"/>
      <w:marRight w:val="0"/>
      <w:marTop w:val="0"/>
      <w:marBottom w:val="0"/>
      <w:divBdr>
        <w:top w:val="none" w:sz="0" w:space="0" w:color="auto"/>
        <w:left w:val="none" w:sz="0" w:space="0" w:color="auto"/>
        <w:bottom w:val="none" w:sz="0" w:space="0" w:color="auto"/>
        <w:right w:val="none" w:sz="0" w:space="0" w:color="auto"/>
      </w:divBdr>
      <w:divsChild>
        <w:div w:id="240914446">
          <w:marLeft w:val="640"/>
          <w:marRight w:val="0"/>
          <w:marTop w:val="0"/>
          <w:marBottom w:val="0"/>
          <w:divBdr>
            <w:top w:val="none" w:sz="0" w:space="0" w:color="auto"/>
            <w:left w:val="none" w:sz="0" w:space="0" w:color="auto"/>
            <w:bottom w:val="none" w:sz="0" w:space="0" w:color="auto"/>
            <w:right w:val="none" w:sz="0" w:space="0" w:color="auto"/>
          </w:divBdr>
        </w:div>
        <w:div w:id="1956789503">
          <w:marLeft w:val="640"/>
          <w:marRight w:val="0"/>
          <w:marTop w:val="0"/>
          <w:marBottom w:val="0"/>
          <w:divBdr>
            <w:top w:val="none" w:sz="0" w:space="0" w:color="auto"/>
            <w:left w:val="none" w:sz="0" w:space="0" w:color="auto"/>
            <w:bottom w:val="none" w:sz="0" w:space="0" w:color="auto"/>
            <w:right w:val="none" w:sz="0" w:space="0" w:color="auto"/>
          </w:divBdr>
        </w:div>
        <w:div w:id="166337000">
          <w:marLeft w:val="640"/>
          <w:marRight w:val="0"/>
          <w:marTop w:val="0"/>
          <w:marBottom w:val="0"/>
          <w:divBdr>
            <w:top w:val="none" w:sz="0" w:space="0" w:color="auto"/>
            <w:left w:val="none" w:sz="0" w:space="0" w:color="auto"/>
            <w:bottom w:val="none" w:sz="0" w:space="0" w:color="auto"/>
            <w:right w:val="none" w:sz="0" w:space="0" w:color="auto"/>
          </w:divBdr>
        </w:div>
        <w:div w:id="1477647592">
          <w:marLeft w:val="640"/>
          <w:marRight w:val="0"/>
          <w:marTop w:val="0"/>
          <w:marBottom w:val="0"/>
          <w:divBdr>
            <w:top w:val="none" w:sz="0" w:space="0" w:color="auto"/>
            <w:left w:val="none" w:sz="0" w:space="0" w:color="auto"/>
            <w:bottom w:val="none" w:sz="0" w:space="0" w:color="auto"/>
            <w:right w:val="none" w:sz="0" w:space="0" w:color="auto"/>
          </w:divBdr>
        </w:div>
        <w:div w:id="2022582044">
          <w:marLeft w:val="640"/>
          <w:marRight w:val="0"/>
          <w:marTop w:val="0"/>
          <w:marBottom w:val="0"/>
          <w:divBdr>
            <w:top w:val="none" w:sz="0" w:space="0" w:color="auto"/>
            <w:left w:val="none" w:sz="0" w:space="0" w:color="auto"/>
            <w:bottom w:val="none" w:sz="0" w:space="0" w:color="auto"/>
            <w:right w:val="none" w:sz="0" w:space="0" w:color="auto"/>
          </w:divBdr>
        </w:div>
      </w:divsChild>
    </w:div>
    <w:div w:id="1690906131">
      <w:bodyDiv w:val="1"/>
      <w:marLeft w:val="0"/>
      <w:marRight w:val="0"/>
      <w:marTop w:val="0"/>
      <w:marBottom w:val="0"/>
      <w:divBdr>
        <w:top w:val="none" w:sz="0" w:space="0" w:color="auto"/>
        <w:left w:val="none" w:sz="0" w:space="0" w:color="auto"/>
        <w:bottom w:val="none" w:sz="0" w:space="0" w:color="auto"/>
        <w:right w:val="none" w:sz="0" w:space="0" w:color="auto"/>
      </w:divBdr>
      <w:divsChild>
        <w:div w:id="96222671">
          <w:marLeft w:val="640"/>
          <w:marRight w:val="0"/>
          <w:marTop w:val="0"/>
          <w:marBottom w:val="0"/>
          <w:divBdr>
            <w:top w:val="none" w:sz="0" w:space="0" w:color="auto"/>
            <w:left w:val="none" w:sz="0" w:space="0" w:color="auto"/>
            <w:bottom w:val="none" w:sz="0" w:space="0" w:color="auto"/>
            <w:right w:val="none" w:sz="0" w:space="0" w:color="auto"/>
          </w:divBdr>
        </w:div>
        <w:div w:id="1064839653">
          <w:marLeft w:val="640"/>
          <w:marRight w:val="0"/>
          <w:marTop w:val="0"/>
          <w:marBottom w:val="0"/>
          <w:divBdr>
            <w:top w:val="none" w:sz="0" w:space="0" w:color="auto"/>
            <w:left w:val="none" w:sz="0" w:space="0" w:color="auto"/>
            <w:bottom w:val="none" w:sz="0" w:space="0" w:color="auto"/>
            <w:right w:val="none" w:sz="0" w:space="0" w:color="auto"/>
          </w:divBdr>
        </w:div>
        <w:div w:id="1015039869">
          <w:marLeft w:val="640"/>
          <w:marRight w:val="0"/>
          <w:marTop w:val="0"/>
          <w:marBottom w:val="0"/>
          <w:divBdr>
            <w:top w:val="none" w:sz="0" w:space="0" w:color="auto"/>
            <w:left w:val="none" w:sz="0" w:space="0" w:color="auto"/>
            <w:bottom w:val="none" w:sz="0" w:space="0" w:color="auto"/>
            <w:right w:val="none" w:sz="0" w:space="0" w:color="auto"/>
          </w:divBdr>
        </w:div>
        <w:div w:id="739137269">
          <w:marLeft w:val="640"/>
          <w:marRight w:val="0"/>
          <w:marTop w:val="0"/>
          <w:marBottom w:val="0"/>
          <w:divBdr>
            <w:top w:val="none" w:sz="0" w:space="0" w:color="auto"/>
            <w:left w:val="none" w:sz="0" w:space="0" w:color="auto"/>
            <w:bottom w:val="none" w:sz="0" w:space="0" w:color="auto"/>
            <w:right w:val="none" w:sz="0" w:space="0" w:color="auto"/>
          </w:divBdr>
        </w:div>
        <w:div w:id="650326330">
          <w:marLeft w:val="640"/>
          <w:marRight w:val="0"/>
          <w:marTop w:val="0"/>
          <w:marBottom w:val="0"/>
          <w:divBdr>
            <w:top w:val="none" w:sz="0" w:space="0" w:color="auto"/>
            <w:left w:val="none" w:sz="0" w:space="0" w:color="auto"/>
            <w:bottom w:val="none" w:sz="0" w:space="0" w:color="auto"/>
            <w:right w:val="none" w:sz="0" w:space="0" w:color="auto"/>
          </w:divBdr>
        </w:div>
        <w:div w:id="477499638">
          <w:marLeft w:val="640"/>
          <w:marRight w:val="0"/>
          <w:marTop w:val="0"/>
          <w:marBottom w:val="0"/>
          <w:divBdr>
            <w:top w:val="none" w:sz="0" w:space="0" w:color="auto"/>
            <w:left w:val="none" w:sz="0" w:space="0" w:color="auto"/>
            <w:bottom w:val="none" w:sz="0" w:space="0" w:color="auto"/>
            <w:right w:val="none" w:sz="0" w:space="0" w:color="auto"/>
          </w:divBdr>
        </w:div>
        <w:div w:id="1083143461">
          <w:marLeft w:val="640"/>
          <w:marRight w:val="0"/>
          <w:marTop w:val="0"/>
          <w:marBottom w:val="0"/>
          <w:divBdr>
            <w:top w:val="none" w:sz="0" w:space="0" w:color="auto"/>
            <w:left w:val="none" w:sz="0" w:space="0" w:color="auto"/>
            <w:bottom w:val="none" w:sz="0" w:space="0" w:color="auto"/>
            <w:right w:val="none" w:sz="0" w:space="0" w:color="auto"/>
          </w:divBdr>
        </w:div>
        <w:div w:id="794059459">
          <w:marLeft w:val="640"/>
          <w:marRight w:val="0"/>
          <w:marTop w:val="0"/>
          <w:marBottom w:val="0"/>
          <w:divBdr>
            <w:top w:val="none" w:sz="0" w:space="0" w:color="auto"/>
            <w:left w:val="none" w:sz="0" w:space="0" w:color="auto"/>
            <w:bottom w:val="none" w:sz="0" w:space="0" w:color="auto"/>
            <w:right w:val="none" w:sz="0" w:space="0" w:color="auto"/>
          </w:divBdr>
        </w:div>
        <w:div w:id="39400684">
          <w:marLeft w:val="640"/>
          <w:marRight w:val="0"/>
          <w:marTop w:val="0"/>
          <w:marBottom w:val="0"/>
          <w:divBdr>
            <w:top w:val="none" w:sz="0" w:space="0" w:color="auto"/>
            <w:left w:val="none" w:sz="0" w:space="0" w:color="auto"/>
            <w:bottom w:val="none" w:sz="0" w:space="0" w:color="auto"/>
            <w:right w:val="none" w:sz="0" w:space="0" w:color="auto"/>
          </w:divBdr>
        </w:div>
        <w:div w:id="1731152695">
          <w:marLeft w:val="640"/>
          <w:marRight w:val="0"/>
          <w:marTop w:val="0"/>
          <w:marBottom w:val="0"/>
          <w:divBdr>
            <w:top w:val="none" w:sz="0" w:space="0" w:color="auto"/>
            <w:left w:val="none" w:sz="0" w:space="0" w:color="auto"/>
            <w:bottom w:val="none" w:sz="0" w:space="0" w:color="auto"/>
            <w:right w:val="none" w:sz="0" w:space="0" w:color="auto"/>
          </w:divBdr>
        </w:div>
        <w:div w:id="637875612">
          <w:marLeft w:val="640"/>
          <w:marRight w:val="0"/>
          <w:marTop w:val="0"/>
          <w:marBottom w:val="0"/>
          <w:divBdr>
            <w:top w:val="none" w:sz="0" w:space="0" w:color="auto"/>
            <w:left w:val="none" w:sz="0" w:space="0" w:color="auto"/>
            <w:bottom w:val="none" w:sz="0" w:space="0" w:color="auto"/>
            <w:right w:val="none" w:sz="0" w:space="0" w:color="auto"/>
          </w:divBdr>
        </w:div>
        <w:div w:id="1018966445">
          <w:marLeft w:val="640"/>
          <w:marRight w:val="0"/>
          <w:marTop w:val="0"/>
          <w:marBottom w:val="0"/>
          <w:divBdr>
            <w:top w:val="none" w:sz="0" w:space="0" w:color="auto"/>
            <w:left w:val="none" w:sz="0" w:space="0" w:color="auto"/>
            <w:bottom w:val="none" w:sz="0" w:space="0" w:color="auto"/>
            <w:right w:val="none" w:sz="0" w:space="0" w:color="auto"/>
          </w:divBdr>
        </w:div>
        <w:div w:id="1147893911">
          <w:marLeft w:val="640"/>
          <w:marRight w:val="0"/>
          <w:marTop w:val="0"/>
          <w:marBottom w:val="0"/>
          <w:divBdr>
            <w:top w:val="none" w:sz="0" w:space="0" w:color="auto"/>
            <w:left w:val="none" w:sz="0" w:space="0" w:color="auto"/>
            <w:bottom w:val="none" w:sz="0" w:space="0" w:color="auto"/>
            <w:right w:val="none" w:sz="0" w:space="0" w:color="auto"/>
          </w:divBdr>
        </w:div>
        <w:div w:id="1644043344">
          <w:marLeft w:val="640"/>
          <w:marRight w:val="0"/>
          <w:marTop w:val="0"/>
          <w:marBottom w:val="0"/>
          <w:divBdr>
            <w:top w:val="none" w:sz="0" w:space="0" w:color="auto"/>
            <w:left w:val="none" w:sz="0" w:space="0" w:color="auto"/>
            <w:bottom w:val="none" w:sz="0" w:space="0" w:color="auto"/>
            <w:right w:val="none" w:sz="0" w:space="0" w:color="auto"/>
          </w:divBdr>
        </w:div>
        <w:div w:id="714816842">
          <w:marLeft w:val="640"/>
          <w:marRight w:val="0"/>
          <w:marTop w:val="0"/>
          <w:marBottom w:val="0"/>
          <w:divBdr>
            <w:top w:val="none" w:sz="0" w:space="0" w:color="auto"/>
            <w:left w:val="none" w:sz="0" w:space="0" w:color="auto"/>
            <w:bottom w:val="none" w:sz="0" w:space="0" w:color="auto"/>
            <w:right w:val="none" w:sz="0" w:space="0" w:color="auto"/>
          </w:divBdr>
        </w:div>
        <w:div w:id="1384520049">
          <w:marLeft w:val="640"/>
          <w:marRight w:val="0"/>
          <w:marTop w:val="0"/>
          <w:marBottom w:val="0"/>
          <w:divBdr>
            <w:top w:val="none" w:sz="0" w:space="0" w:color="auto"/>
            <w:left w:val="none" w:sz="0" w:space="0" w:color="auto"/>
            <w:bottom w:val="none" w:sz="0" w:space="0" w:color="auto"/>
            <w:right w:val="none" w:sz="0" w:space="0" w:color="auto"/>
          </w:divBdr>
        </w:div>
        <w:div w:id="604847855">
          <w:marLeft w:val="640"/>
          <w:marRight w:val="0"/>
          <w:marTop w:val="0"/>
          <w:marBottom w:val="0"/>
          <w:divBdr>
            <w:top w:val="none" w:sz="0" w:space="0" w:color="auto"/>
            <w:left w:val="none" w:sz="0" w:space="0" w:color="auto"/>
            <w:bottom w:val="none" w:sz="0" w:space="0" w:color="auto"/>
            <w:right w:val="none" w:sz="0" w:space="0" w:color="auto"/>
          </w:divBdr>
        </w:div>
        <w:div w:id="1968275169">
          <w:marLeft w:val="640"/>
          <w:marRight w:val="0"/>
          <w:marTop w:val="0"/>
          <w:marBottom w:val="0"/>
          <w:divBdr>
            <w:top w:val="none" w:sz="0" w:space="0" w:color="auto"/>
            <w:left w:val="none" w:sz="0" w:space="0" w:color="auto"/>
            <w:bottom w:val="none" w:sz="0" w:space="0" w:color="auto"/>
            <w:right w:val="none" w:sz="0" w:space="0" w:color="auto"/>
          </w:divBdr>
        </w:div>
        <w:div w:id="759177442">
          <w:marLeft w:val="640"/>
          <w:marRight w:val="0"/>
          <w:marTop w:val="0"/>
          <w:marBottom w:val="0"/>
          <w:divBdr>
            <w:top w:val="none" w:sz="0" w:space="0" w:color="auto"/>
            <w:left w:val="none" w:sz="0" w:space="0" w:color="auto"/>
            <w:bottom w:val="none" w:sz="0" w:space="0" w:color="auto"/>
            <w:right w:val="none" w:sz="0" w:space="0" w:color="auto"/>
          </w:divBdr>
        </w:div>
        <w:div w:id="343938342">
          <w:marLeft w:val="640"/>
          <w:marRight w:val="0"/>
          <w:marTop w:val="0"/>
          <w:marBottom w:val="0"/>
          <w:divBdr>
            <w:top w:val="none" w:sz="0" w:space="0" w:color="auto"/>
            <w:left w:val="none" w:sz="0" w:space="0" w:color="auto"/>
            <w:bottom w:val="none" w:sz="0" w:space="0" w:color="auto"/>
            <w:right w:val="none" w:sz="0" w:space="0" w:color="auto"/>
          </w:divBdr>
        </w:div>
        <w:div w:id="1879320037">
          <w:marLeft w:val="640"/>
          <w:marRight w:val="0"/>
          <w:marTop w:val="0"/>
          <w:marBottom w:val="0"/>
          <w:divBdr>
            <w:top w:val="none" w:sz="0" w:space="0" w:color="auto"/>
            <w:left w:val="none" w:sz="0" w:space="0" w:color="auto"/>
            <w:bottom w:val="none" w:sz="0" w:space="0" w:color="auto"/>
            <w:right w:val="none" w:sz="0" w:space="0" w:color="auto"/>
          </w:divBdr>
        </w:div>
        <w:div w:id="1609658015">
          <w:marLeft w:val="640"/>
          <w:marRight w:val="0"/>
          <w:marTop w:val="0"/>
          <w:marBottom w:val="0"/>
          <w:divBdr>
            <w:top w:val="none" w:sz="0" w:space="0" w:color="auto"/>
            <w:left w:val="none" w:sz="0" w:space="0" w:color="auto"/>
            <w:bottom w:val="none" w:sz="0" w:space="0" w:color="auto"/>
            <w:right w:val="none" w:sz="0" w:space="0" w:color="auto"/>
          </w:divBdr>
        </w:div>
        <w:div w:id="1790854625">
          <w:marLeft w:val="640"/>
          <w:marRight w:val="0"/>
          <w:marTop w:val="0"/>
          <w:marBottom w:val="0"/>
          <w:divBdr>
            <w:top w:val="none" w:sz="0" w:space="0" w:color="auto"/>
            <w:left w:val="none" w:sz="0" w:space="0" w:color="auto"/>
            <w:bottom w:val="none" w:sz="0" w:space="0" w:color="auto"/>
            <w:right w:val="none" w:sz="0" w:space="0" w:color="auto"/>
          </w:divBdr>
        </w:div>
        <w:div w:id="1449857343">
          <w:marLeft w:val="640"/>
          <w:marRight w:val="0"/>
          <w:marTop w:val="0"/>
          <w:marBottom w:val="0"/>
          <w:divBdr>
            <w:top w:val="none" w:sz="0" w:space="0" w:color="auto"/>
            <w:left w:val="none" w:sz="0" w:space="0" w:color="auto"/>
            <w:bottom w:val="none" w:sz="0" w:space="0" w:color="auto"/>
            <w:right w:val="none" w:sz="0" w:space="0" w:color="auto"/>
          </w:divBdr>
        </w:div>
        <w:div w:id="917056114">
          <w:marLeft w:val="640"/>
          <w:marRight w:val="0"/>
          <w:marTop w:val="0"/>
          <w:marBottom w:val="0"/>
          <w:divBdr>
            <w:top w:val="none" w:sz="0" w:space="0" w:color="auto"/>
            <w:left w:val="none" w:sz="0" w:space="0" w:color="auto"/>
            <w:bottom w:val="none" w:sz="0" w:space="0" w:color="auto"/>
            <w:right w:val="none" w:sz="0" w:space="0" w:color="auto"/>
          </w:divBdr>
        </w:div>
      </w:divsChild>
    </w:div>
    <w:div w:id="1733195066">
      <w:bodyDiv w:val="1"/>
      <w:marLeft w:val="0"/>
      <w:marRight w:val="0"/>
      <w:marTop w:val="0"/>
      <w:marBottom w:val="0"/>
      <w:divBdr>
        <w:top w:val="none" w:sz="0" w:space="0" w:color="auto"/>
        <w:left w:val="none" w:sz="0" w:space="0" w:color="auto"/>
        <w:bottom w:val="none" w:sz="0" w:space="0" w:color="auto"/>
        <w:right w:val="none" w:sz="0" w:space="0" w:color="auto"/>
      </w:divBdr>
      <w:divsChild>
        <w:div w:id="1244681478">
          <w:marLeft w:val="640"/>
          <w:marRight w:val="0"/>
          <w:marTop w:val="0"/>
          <w:marBottom w:val="0"/>
          <w:divBdr>
            <w:top w:val="none" w:sz="0" w:space="0" w:color="auto"/>
            <w:left w:val="none" w:sz="0" w:space="0" w:color="auto"/>
            <w:bottom w:val="none" w:sz="0" w:space="0" w:color="auto"/>
            <w:right w:val="none" w:sz="0" w:space="0" w:color="auto"/>
          </w:divBdr>
        </w:div>
        <w:div w:id="1837914983">
          <w:marLeft w:val="640"/>
          <w:marRight w:val="0"/>
          <w:marTop w:val="0"/>
          <w:marBottom w:val="0"/>
          <w:divBdr>
            <w:top w:val="none" w:sz="0" w:space="0" w:color="auto"/>
            <w:left w:val="none" w:sz="0" w:space="0" w:color="auto"/>
            <w:bottom w:val="none" w:sz="0" w:space="0" w:color="auto"/>
            <w:right w:val="none" w:sz="0" w:space="0" w:color="auto"/>
          </w:divBdr>
        </w:div>
        <w:div w:id="445151035">
          <w:marLeft w:val="640"/>
          <w:marRight w:val="0"/>
          <w:marTop w:val="0"/>
          <w:marBottom w:val="0"/>
          <w:divBdr>
            <w:top w:val="none" w:sz="0" w:space="0" w:color="auto"/>
            <w:left w:val="none" w:sz="0" w:space="0" w:color="auto"/>
            <w:bottom w:val="none" w:sz="0" w:space="0" w:color="auto"/>
            <w:right w:val="none" w:sz="0" w:space="0" w:color="auto"/>
          </w:divBdr>
        </w:div>
        <w:div w:id="761415281">
          <w:marLeft w:val="640"/>
          <w:marRight w:val="0"/>
          <w:marTop w:val="0"/>
          <w:marBottom w:val="0"/>
          <w:divBdr>
            <w:top w:val="none" w:sz="0" w:space="0" w:color="auto"/>
            <w:left w:val="none" w:sz="0" w:space="0" w:color="auto"/>
            <w:bottom w:val="none" w:sz="0" w:space="0" w:color="auto"/>
            <w:right w:val="none" w:sz="0" w:space="0" w:color="auto"/>
          </w:divBdr>
        </w:div>
        <w:div w:id="1965888792">
          <w:marLeft w:val="640"/>
          <w:marRight w:val="0"/>
          <w:marTop w:val="0"/>
          <w:marBottom w:val="0"/>
          <w:divBdr>
            <w:top w:val="none" w:sz="0" w:space="0" w:color="auto"/>
            <w:left w:val="none" w:sz="0" w:space="0" w:color="auto"/>
            <w:bottom w:val="none" w:sz="0" w:space="0" w:color="auto"/>
            <w:right w:val="none" w:sz="0" w:space="0" w:color="auto"/>
          </w:divBdr>
        </w:div>
        <w:div w:id="1336958802">
          <w:marLeft w:val="640"/>
          <w:marRight w:val="0"/>
          <w:marTop w:val="0"/>
          <w:marBottom w:val="0"/>
          <w:divBdr>
            <w:top w:val="none" w:sz="0" w:space="0" w:color="auto"/>
            <w:left w:val="none" w:sz="0" w:space="0" w:color="auto"/>
            <w:bottom w:val="none" w:sz="0" w:space="0" w:color="auto"/>
            <w:right w:val="none" w:sz="0" w:space="0" w:color="auto"/>
          </w:divBdr>
        </w:div>
        <w:div w:id="21515196">
          <w:marLeft w:val="640"/>
          <w:marRight w:val="0"/>
          <w:marTop w:val="0"/>
          <w:marBottom w:val="0"/>
          <w:divBdr>
            <w:top w:val="none" w:sz="0" w:space="0" w:color="auto"/>
            <w:left w:val="none" w:sz="0" w:space="0" w:color="auto"/>
            <w:bottom w:val="none" w:sz="0" w:space="0" w:color="auto"/>
            <w:right w:val="none" w:sz="0" w:space="0" w:color="auto"/>
          </w:divBdr>
        </w:div>
        <w:div w:id="284581328">
          <w:marLeft w:val="640"/>
          <w:marRight w:val="0"/>
          <w:marTop w:val="0"/>
          <w:marBottom w:val="0"/>
          <w:divBdr>
            <w:top w:val="none" w:sz="0" w:space="0" w:color="auto"/>
            <w:left w:val="none" w:sz="0" w:space="0" w:color="auto"/>
            <w:bottom w:val="none" w:sz="0" w:space="0" w:color="auto"/>
            <w:right w:val="none" w:sz="0" w:space="0" w:color="auto"/>
          </w:divBdr>
        </w:div>
        <w:div w:id="529531013">
          <w:marLeft w:val="640"/>
          <w:marRight w:val="0"/>
          <w:marTop w:val="0"/>
          <w:marBottom w:val="0"/>
          <w:divBdr>
            <w:top w:val="none" w:sz="0" w:space="0" w:color="auto"/>
            <w:left w:val="none" w:sz="0" w:space="0" w:color="auto"/>
            <w:bottom w:val="none" w:sz="0" w:space="0" w:color="auto"/>
            <w:right w:val="none" w:sz="0" w:space="0" w:color="auto"/>
          </w:divBdr>
        </w:div>
      </w:divsChild>
    </w:div>
    <w:div w:id="1803305465">
      <w:bodyDiv w:val="1"/>
      <w:marLeft w:val="0"/>
      <w:marRight w:val="0"/>
      <w:marTop w:val="0"/>
      <w:marBottom w:val="0"/>
      <w:divBdr>
        <w:top w:val="none" w:sz="0" w:space="0" w:color="auto"/>
        <w:left w:val="none" w:sz="0" w:space="0" w:color="auto"/>
        <w:bottom w:val="none" w:sz="0" w:space="0" w:color="auto"/>
        <w:right w:val="none" w:sz="0" w:space="0" w:color="auto"/>
      </w:divBdr>
      <w:divsChild>
        <w:div w:id="1486388105">
          <w:marLeft w:val="640"/>
          <w:marRight w:val="0"/>
          <w:marTop w:val="0"/>
          <w:marBottom w:val="0"/>
          <w:divBdr>
            <w:top w:val="none" w:sz="0" w:space="0" w:color="auto"/>
            <w:left w:val="none" w:sz="0" w:space="0" w:color="auto"/>
            <w:bottom w:val="none" w:sz="0" w:space="0" w:color="auto"/>
            <w:right w:val="none" w:sz="0" w:space="0" w:color="auto"/>
          </w:divBdr>
        </w:div>
        <w:div w:id="1708337532">
          <w:marLeft w:val="640"/>
          <w:marRight w:val="0"/>
          <w:marTop w:val="0"/>
          <w:marBottom w:val="0"/>
          <w:divBdr>
            <w:top w:val="none" w:sz="0" w:space="0" w:color="auto"/>
            <w:left w:val="none" w:sz="0" w:space="0" w:color="auto"/>
            <w:bottom w:val="none" w:sz="0" w:space="0" w:color="auto"/>
            <w:right w:val="none" w:sz="0" w:space="0" w:color="auto"/>
          </w:divBdr>
        </w:div>
        <w:div w:id="413085874">
          <w:marLeft w:val="640"/>
          <w:marRight w:val="0"/>
          <w:marTop w:val="0"/>
          <w:marBottom w:val="0"/>
          <w:divBdr>
            <w:top w:val="none" w:sz="0" w:space="0" w:color="auto"/>
            <w:left w:val="none" w:sz="0" w:space="0" w:color="auto"/>
            <w:bottom w:val="none" w:sz="0" w:space="0" w:color="auto"/>
            <w:right w:val="none" w:sz="0" w:space="0" w:color="auto"/>
          </w:divBdr>
        </w:div>
        <w:div w:id="899631677">
          <w:marLeft w:val="640"/>
          <w:marRight w:val="0"/>
          <w:marTop w:val="0"/>
          <w:marBottom w:val="0"/>
          <w:divBdr>
            <w:top w:val="none" w:sz="0" w:space="0" w:color="auto"/>
            <w:left w:val="none" w:sz="0" w:space="0" w:color="auto"/>
            <w:bottom w:val="none" w:sz="0" w:space="0" w:color="auto"/>
            <w:right w:val="none" w:sz="0" w:space="0" w:color="auto"/>
          </w:divBdr>
        </w:div>
        <w:div w:id="513691614">
          <w:marLeft w:val="640"/>
          <w:marRight w:val="0"/>
          <w:marTop w:val="0"/>
          <w:marBottom w:val="0"/>
          <w:divBdr>
            <w:top w:val="none" w:sz="0" w:space="0" w:color="auto"/>
            <w:left w:val="none" w:sz="0" w:space="0" w:color="auto"/>
            <w:bottom w:val="none" w:sz="0" w:space="0" w:color="auto"/>
            <w:right w:val="none" w:sz="0" w:space="0" w:color="auto"/>
          </w:divBdr>
        </w:div>
        <w:div w:id="503740674">
          <w:marLeft w:val="640"/>
          <w:marRight w:val="0"/>
          <w:marTop w:val="0"/>
          <w:marBottom w:val="0"/>
          <w:divBdr>
            <w:top w:val="none" w:sz="0" w:space="0" w:color="auto"/>
            <w:left w:val="none" w:sz="0" w:space="0" w:color="auto"/>
            <w:bottom w:val="none" w:sz="0" w:space="0" w:color="auto"/>
            <w:right w:val="none" w:sz="0" w:space="0" w:color="auto"/>
          </w:divBdr>
        </w:div>
        <w:div w:id="1574243148">
          <w:marLeft w:val="640"/>
          <w:marRight w:val="0"/>
          <w:marTop w:val="0"/>
          <w:marBottom w:val="0"/>
          <w:divBdr>
            <w:top w:val="none" w:sz="0" w:space="0" w:color="auto"/>
            <w:left w:val="none" w:sz="0" w:space="0" w:color="auto"/>
            <w:bottom w:val="none" w:sz="0" w:space="0" w:color="auto"/>
            <w:right w:val="none" w:sz="0" w:space="0" w:color="auto"/>
          </w:divBdr>
        </w:div>
      </w:divsChild>
    </w:div>
    <w:div w:id="1833524557">
      <w:bodyDiv w:val="1"/>
      <w:marLeft w:val="0"/>
      <w:marRight w:val="0"/>
      <w:marTop w:val="0"/>
      <w:marBottom w:val="0"/>
      <w:divBdr>
        <w:top w:val="none" w:sz="0" w:space="0" w:color="auto"/>
        <w:left w:val="none" w:sz="0" w:space="0" w:color="auto"/>
        <w:bottom w:val="none" w:sz="0" w:space="0" w:color="auto"/>
        <w:right w:val="none" w:sz="0" w:space="0" w:color="auto"/>
      </w:divBdr>
      <w:divsChild>
        <w:div w:id="1562204439">
          <w:marLeft w:val="640"/>
          <w:marRight w:val="0"/>
          <w:marTop w:val="0"/>
          <w:marBottom w:val="0"/>
          <w:divBdr>
            <w:top w:val="none" w:sz="0" w:space="0" w:color="auto"/>
            <w:left w:val="none" w:sz="0" w:space="0" w:color="auto"/>
            <w:bottom w:val="none" w:sz="0" w:space="0" w:color="auto"/>
            <w:right w:val="none" w:sz="0" w:space="0" w:color="auto"/>
          </w:divBdr>
        </w:div>
        <w:div w:id="1856260611">
          <w:marLeft w:val="640"/>
          <w:marRight w:val="0"/>
          <w:marTop w:val="0"/>
          <w:marBottom w:val="0"/>
          <w:divBdr>
            <w:top w:val="none" w:sz="0" w:space="0" w:color="auto"/>
            <w:left w:val="none" w:sz="0" w:space="0" w:color="auto"/>
            <w:bottom w:val="none" w:sz="0" w:space="0" w:color="auto"/>
            <w:right w:val="none" w:sz="0" w:space="0" w:color="auto"/>
          </w:divBdr>
        </w:div>
        <w:div w:id="2034919228">
          <w:marLeft w:val="640"/>
          <w:marRight w:val="0"/>
          <w:marTop w:val="0"/>
          <w:marBottom w:val="0"/>
          <w:divBdr>
            <w:top w:val="none" w:sz="0" w:space="0" w:color="auto"/>
            <w:left w:val="none" w:sz="0" w:space="0" w:color="auto"/>
            <w:bottom w:val="none" w:sz="0" w:space="0" w:color="auto"/>
            <w:right w:val="none" w:sz="0" w:space="0" w:color="auto"/>
          </w:divBdr>
        </w:div>
        <w:div w:id="186070221">
          <w:marLeft w:val="640"/>
          <w:marRight w:val="0"/>
          <w:marTop w:val="0"/>
          <w:marBottom w:val="0"/>
          <w:divBdr>
            <w:top w:val="none" w:sz="0" w:space="0" w:color="auto"/>
            <w:left w:val="none" w:sz="0" w:space="0" w:color="auto"/>
            <w:bottom w:val="none" w:sz="0" w:space="0" w:color="auto"/>
            <w:right w:val="none" w:sz="0" w:space="0" w:color="auto"/>
          </w:divBdr>
        </w:div>
        <w:div w:id="1124689475">
          <w:marLeft w:val="640"/>
          <w:marRight w:val="0"/>
          <w:marTop w:val="0"/>
          <w:marBottom w:val="0"/>
          <w:divBdr>
            <w:top w:val="none" w:sz="0" w:space="0" w:color="auto"/>
            <w:left w:val="none" w:sz="0" w:space="0" w:color="auto"/>
            <w:bottom w:val="none" w:sz="0" w:space="0" w:color="auto"/>
            <w:right w:val="none" w:sz="0" w:space="0" w:color="auto"/>
          </w:divBdr>
        </w:div>
        <w:div w:id="953904377">
          <w:marLeft w:val="640"/>
          <w:marRight w:val="0"/>
          <w:marTop w:val="0"/>
          <w:marBottom w:val="0"/>
          <w:divBdr>
            <w:top w:val="none" w:sz="0" w:space="0" w:color="auto"/>
            <w:left w:val="none" w:sz="0" w:space="0" w:color="auto"/>
            <w:bottom w:val="none" w:sz="0" w:space="0" w:color="auto"/>
            <w:right w:val="none" w:sz="0" w:space="0" w:color="auto"/>
          </w:divBdr>
        </w:div>
        <w:div w:id="746079412">
          <w:marLeft w:val="640"/>
          <w:marRight w:val="0"/>
          <w:marTop w:val="0"/>
          <w:marBottom w:val="0"/>
          <w:divBdr>
            <w:top w:val="none" w:sz="0" w:space="0" w:color="auto"/>
            <w:left w:val="none" w:sz="0" w:space="0" w:color="auto"/>
            <w:bottom w:val="none" w:sz="0" w:space="0" w:color="auto"/>
            <w:right w:val="none" w:sz="0" w:space="0" w:color="auto"/>
          </w:divBdr>
        </w:div>
        <w:div w:id="1277714038">
          <w:marLeft w:val="640"/>
          <w:marRight w:val="0"/>
          <w:marTop w:val="0"/>
          <w:marBottom w:val="0"/>
          <w:divBdr>
            <w:top w:val="none" w:sz="0" w:space="0" w:color="auto"/>
            <w:left w:val="none" w:sz="0" w:space="0" w:color="auto"/>
            <w:bottom w:val="none" w:sz="0" w:space="0" w:color="auto"/>
            <w:right w:val="none" w:sz="0" w:space="0" w:color="auto"/>
          </w:divBdr>
        </w:div>
        <w:div w:id="2023779743">
          <w:marLeft w:val="640"/>
          <w:marRight w:val="0"/>
          <w:marTop w:val="0"/>
          <w:marBottom w:val="0"/>
          <w:divBdr>
            <w:top w:val="none" w:sz="0" w:space="0" w:color="auto"/>
            <w:left w:val="none" w:sz="0" w:space="0" w:color="auto"/>
            <w:bottom w:val="none" w:sz="0" w:space="0" w:color="auto"/>
            <w:right w:val="none" w:sz="0" w:space="0" w:color="auto"/>
          </w:divBdr>
        </w:div>
        <w:div w:id="192115144">
          <w:marLeft w:val="640"/>
          <w:marRight w:val="0"/>
          <w:marTop w:val="0"/>
          <w:marBottom w:val="0"/>
          <w:divBdr>
            <w:top w:val="none" w:sz="0" w:space="0" w:color="auto"/>
            <w:left w:val="none" w:sz="0" w:space="0" w:color="auto"/>
            <w:bottom w:val="none" w:sz="0" w:space="0" w:color="auto"/>
            <w:right w:val="none" w:sz="0" w:space="0" w:color="auto"/>
          </w:divBdr>
        </w:div>
        <w:div w:id="1001662196">
          <w:marLeft w:val="640"/>
          <w:marRight w:val="0"/>
          <w:marTop w:val="0"/>
          <w:marBottom w:val="0"/>
          <w:divBdr>
            <w:top w:val="none" w:sz="0" w:space="0" w:color="auto"/>
            <w:left w:val="none" w:sz="0" w:space="0" w:color="auto"/>
            <w:bottom w:val="none" w:sz="0" w:space="0" w:color="auto"/>
            <w:right w:val="none" w:sz="0" w:space="0" w:color="auto"/>
          </w:divBdr>
        </w:div>
        <w:div w:id="2065130440">
          <w:marLeft w:val="640"/>
          <w:marRight w:val="0"/>
          <w:marTop w:val="0"/>
          <w:marBottom w:val="0"/>
          <w:divBdr>
            <w:top w:val="none" w:sz="0" w:space="0" w:color="auto"/>
            <w:left w:val="none" w:sz="0" w:space="0" w:color="auto"/>
            <w:bottom w:val="none" w:sz="0" w:space="0" w:color="auto"/>
            <w:right w:val="none" w:sz="0" w:space="0" w:color="auto"/>
          </w:divBdr>
        </w:div>
        <w:div w:id="218250409">
          <w:marLeft w:val="640"/>
          <w:marRight w:val="0"/>
          <w:marTop w:val="0"/>
          <w:marBottom w:val="0"/>
          <w:divBdr>
            <w:top w:val="none" w:sz="0" w:space="0" w:color="auto"/>
            <w:left w:val="none" w:sz="0" w:space="0" w:color="auto"/>
            <w:bottom w:val="none" w:sz="0" w:space="0" w:color="auto"/>
            <w:right w:val="none" w:sz="0" w:space="0" w:color="auto"/>
          </w:divBdr>
        </w:div>
        <w:div w:id="656957306">
          <w:marLeft w:val="640"/>
          <w:marRight w:val="0"/>
          <w:marTop w:val="0"/>
          <w:marBottom w:val="0"/>
          <w:divBdr>
            <w:top w:val="none" w:sz="0" w:space="0" w:color="auto"/>
            <w:left w:val="none" w:sz="0" w:space="0" w:color="auto"/>
            <w:bottom w:val="none" w:sz="0" w:space="0" w:color="auto"/>
            <w:right w:val="none" w:sz="0" w:space="0" w:color="auto"/>
          </w:divBdr>
        </w:div>
        <w:div w:id="1632325221">
          <w:marLeft w:val="640"/>
          <w:marRight w:val="0"/>
          <w:marTop w:val="0"/>
          <w:marBottom w:val="0"/>
          <w:divBdr>
            <w:top w:val="none" w:sz="0" w:space="0" w:color="auto"/>
            <w:left w:val="none" w:sz="0" w:space="0" w:color="auto"/>
            <w:bottom w:val="none" w:sz="0" w:space="0" w:color="auto"/>
            <w:right w:val="none" w:sz="0" w:space="0" w:color="auto"/>
          </w:divBdr>
        </w:div>
        <w:div w:id="387801173">
          <w:marLeft w:val="640"/>
          <w:marRight w:val="0"/>
          <w:marTop w:val="0"/>
          <w:marBottom w:val="0"/>
          <w:divBdr>
            <w:top w:val="none" w:sz="0" w:space="0" w:color="auto"/>
            <w:left w:val="none" w:sz="0" w:space="0" w:color="auto"/>
            <w:bottom w:val="none" w:sz="0" w:space="0" w:color="auto"/>
            <w:right w:val="none" w:sz="0" w:space="0" w:color="auto"/>
          </w:divBdr>
        </w:div>
        <w:div w:id="1118833244">
          <w:marLeft w:val="640"/>
          <w:marRight w:val="0"/>
          <w:marTop w:val="0"/>
          <w:marBottom w:val="0"/>
          <w:divBdr>
            <w:top w:val="none" w:sz="0" w:space="0" w:color="auto"/>
            <w:left w:val="none" w:sz="0" w:space="0" w:color="auto"/>
            <w:bottom w:val="none" w:sz="0" w:space="0" w:color="auto"/>
            <w:right w:val="none" w:sz="0" w:space="0" w:color="auto"/>
          </w:divBdr>
        </w:div>
        <w:div w:id="115150748">
          <w:marLeft w:val="640"/>
          <w:marRight w:val="0"/>
          <w:marTop w:val="0"/>
          <w:marBottom w:val="0"/>
          <w:divBdr>
            <w:top w:val="none" w:sz="0" w:space="0" w:color="auto"/>
            <w:left w:val="none" w:sz="0" w:space="0" w:color="auto"/>
            <w:bottom w:val="none" w:sz="0" w:space="0" w:color="auto"/>
            <w:right w:val="none" w:sz="0" w:space="0" w:color="auto"/>
          </w:divBdr>
        </w:div>
        <w:div w:id="1665430113">
          <w:marLeft w:val="640"/>
          <w:marRight w:val="0"/>
          <w:marTop w:val="0"/>
          <w:marBottom w:val="0"/>
          <w:divBdr>
            <w:top w:val="none" w:sz="0" w:space="0" w:color="auto"/>
            <w:left w:val="none" w:sz="0" w:space="0" w:color="auto"/>
            <w:bottom w:val="none" w:sz="0" w:space="0" w:color="auto"/>
            <w:right w:val="none" w:sz="0" w:space="0" w:color="auto"/>
          </w:divBdr>
        </w:div>
        <w:div w:id="281159038">
          <w:marLeft w:val="640"/>
          <w:marRight w:val="0"/>
          <w:marTop w:val="0"/>
          <w:marBottom w:val="0"/>
          <w:divBdr>
            <w:top w:val="none" w:sz="0" w:space="0" w:color="auto"/>
            <w:left w:val="none" w:sz="0" w:space="0" w:color="auto"/>
            <w:bottom w:val="none" w:sz="0" w:space="0" w:color="auto"/>
            <w:right w:val="none" w:sz="0" w:space="0" w:color="auto"/>
          </w:divBdr>
        </w:div>
      </w:divsChild>
    </w:div>
    <w:div w:id="1834950204">
      <w:bodyDiv w:val="1"/>
      <w:marLeft w:val="0"/>
      <w:marRight w:val="0"/>
      <w:marTop w:val="0"/>
      <w:marBottom w:val="0"/>
      <w:divBdr>
        <w:top w:val="none" w:sz="0" w:space="0" w:color="auto"/>
        <w:left w:val="none" w:sz="0" w:space="0" w:color="auto"/>
        <w:bottom w:val="none" w:sz="0" w:space="0" w:color="auto"/>
        <w:right w:val="none" w:sz="0" w:space="0" w:color="auto"/>
      </w:divBdr>
      <w:divsChild>
        <w:div w:id="954018794">
          <w:marLeft w:val="640"/>
          <w:marRight w:val="0"/>
          <w:marTop w:val="0"/>
          <w:marBottom w:val="0"/>
          <w:divBdr>
            <w:top w:val="none" w:sz="0" w:space="0" w:color="auto"/>
            <w:left w:val="none" w:sz="0" w:space="0" w:color="auto"/>
            <w:bottom w:val="none" w:sz="0" w:space="0" w:color="auto"/>
            <w:right w:val="none" w:sz="0" w:space="0" w:color="auto"/>
          </w:divBdr>
        </w:div>
        <w:div w:id="1059741787">
          <w:marLeft w:val="640"/>
          <w:marRight w:val="0"/>
          <w:marTop w:val="0"/>
          <w:marBottom w:val="0"/>
          <w:divBdr>
            <w:top w:val="none" w:sz="0" w:space="0" w:color="auto"/>
            <w:left w:val="none" w:sz="0" w:space="0" w:color="auto"/>
            <w:bottom w:val="none" w:sz="0" w:space="0" w:color="auto"/>
            <w:right w:val="none" w:sz="0" w:space="0" w:color="auto"/>
          </w:divBdr>
        </w:div>
        <w:div w:id="815075443">
          <w:marLeft w:val="640"/>
          <w:marRight w:val="0"/>
          <w:marTop w:val="0"/>
          <w:marBottom w:val="0"/>
          <w:divBdr>
            <w:top w:val="none" w:sz="0" w:space="0" w:color="auto"/>
            <w:left w:val="none" w:sz="0" w:space="0" w:color="auto"/>
            <w:bottom w:val="none" w:sz="0" w:space="0" w:color="auto"/>
            <w:right w:val="none" w:sz="0" w:space="0" w:color="auto"/>
          </w:divBdr>
        </w:div>
        <w:div w:id="113643488">
          <w:marLeft w:val="640"/>
          <w:marRight w:val="0"/>
          <w:marTop w:val="0"/>
          <w:marBottom w:val="0"/>
          <w:divBdr>
            <w:top w:val="none" w:sz="0" w:space="0" w:color="auto"/>
            <w:left w:val="none" w:sz="0" w:space="0" w:color="auto"/>
            <w:bottom w:val="none" w:sz="0" w:space="0" w:color="auto"/>
            <w:right w:val="none" w:sz="0" w:space="0" w:color="auto"/>
          </w:divBdr>
        </w:div>
        <w:div w:id="315115288">
          <w:marLeft w:val="640"/>
          <w:marRight w:val="0"/>
          <w:marTop w:val="0"/>
          <w:marBottom w:val="0"/>
          <w:divBdr>
            <w:top w:val="none" w:sz="0" w:space="0" w:color="auto"/>
            <w:left w:val="none" w:sz="0" w:space="0" w:color="auto"/>
            <w:bottom w:val="none" w:sz="0" w:space="0" w:color="auto"/>
            <w:right w:val="none" w:sz="0" w:space="0" w:color="auto"/>
          </w:divBdr>
        </w:div>
        <w:div w:id="170949156">
          <w:marLeft w:val="640"/>
          <w:marRight w:val="0"/>
          <w:marTop w:val="0"/>
          <w:marBottom w:val="0"/>
          <w:divBdr>
            <w:top w:val="none" w:sz="0" w:space="0" w:color="auto"/>
            <w:left w:val="none" w:sz="0" w:space="0" w:color="auto"/>
            <w:bottom w:val="none" w:sz="0" w:space="0" w:color="auto"/>
            <w:right w:val="none" w:sz="0" w:space="0" w:color="auto"/>
          </w:divBdr>
        </w:div>
        <w:div w:id="1541478320">
          <w:marLeft w:val="640"/>
          <w:marRight w:val="0"/>
          <w:marTop w:val="0"/>
          <w:marBottom w:val="0"/>
          <w:divBdr>
            <w:top w:val="none" w:sz="0" w:space="0" w:color="auto"/>
            <w:left w:val="none" w:sz="0" w:space="0" w:color="auto"/>
            <w:bottom w:val="none" w:sz="0" w:space="0" w:color="auto"/>
            <w:right w:val="none" w:sz="0" w:space="0" w:color="auto"/>
          </w:divBdr>
        </w:div>
        <w:div w:id="1509448051">
          <w:marLeft w:val="640"/>
          <w:marRight w:val="0"/>
          <w:marTop w:val="0"/>
          <w:marBottom w:val="0"/>
          <w:divBdr>
            <w:top w:val="none" w:sz="0" w:space="0" w:color="auto"/>
            <w:left w:val="none" w:sz="0" w:space="0" w:color="auto"/>
            <w:bottom w:val="none" w:sz="0" w:space="0" w:color="auto"/>
            <w:right w:val="none" w:sz="0" w:space="0" w:color="auto"/>
          </w:divBdr>
        </w:div>
        <w:div w:id="799960999">
          <w:marLeft w:val="640"/>
          <w:marRight w:val="0"/>
          <w:marTop w:val="0"/>
          <w:marBottom w:val="0"/>
          <w:divBdr>
            <w:top w:val="none" w:sz="0" w:space="0" w:color="auto"/>
            <w:left w:val="none" w:sz="0" w:space="0" w:color="auto"/>
            <w:bottom w:val="none" w:sz="0" w:space="0" w:color="auto"/>
            <w:right w:val="none" w:sz="0" w:space="0" w:color="auto"/>
          </w:divBdr>
        </w:div>
        <w:div w:id="177086432">
          <w:marLeft w:val="640"/>
          <w:marRight w:val="0"/>
          <w:marTop w:val="0"/>
          <w:marBottom w:val="0"/>
          <w:divBdr>
            <w:top w:val="none" w:sz="0" w:space="0" w:color="auto"/>
            <w:left w:val="none" w:sz="0" w:space="0" w:color="auto"/>
            <w:bottom w:val="none" w:sz="0" w:space="0" w:color="auto"/>
            <w:right w:val="none" w:sz="0" w:space="0" w:color="auto"/>
          </w:divBdr>
        </w:div>
        <w:div w:id="1675763903">
          <w:marLeft w:val="640"/>
          <w:marRight w:val="0"/>
          <w:marTop w:val="0"/>
          <w:marBottom w:val="0"/>
          <w:divBdr>
            <w:top w:val="none" w:sz="0" w:space="0" w:color="auto"/>
            <w:left w:val="none" w:sz="0" w:space="0" w:color="auto"/>
            <w:bottom w:val="none" w:sz="0" w:space="0" w:color="auto"/>
            <w:right w:val="none" w:sz="0" w:space="0" w:color="auto"/>
          </w:divBdr>
        </w:div>
        <w:div w:id="1432160013">
          <w:marLeft w:val="640"/>
          <w:marRight w:val="0"/>
          <w:marTop w:val="0"/>
          <w:marBottom w:val="0"/>
          <w:divBdr>
            <w:top w:val="none" w:sz="0" w:space="0" w:color="auto"/>
            <w:left w:val="none" w:sz="0" w:space="0" w:color="auto"/>
            <w:bottom w:val="none" w:sz="0" w:space="0" w:color="auto"/>
            <w:right w:val="none" w:sz="0" w:space="0" w:color="auto"/>
          </w:divBdr>
        </w:div>
        <w:div w:id="2132747963">
          <w:marLeft w:val="640"/>
          <w:marRight w:val="0"/>
          <w:marTop w:val="0"/>
          <w:marBottom w:val="0"/>
          <w:divBdr>
            <w:top w:val="none" w:sz="0" w:space="0" w:color="auto"/>
            <w:left w:val="none" w:sz="0" w:space="0" w:color="auto"/>
            <w:bottom w:val="none" w:sz="0" w:space="0" w:color="auto"/>
            <w:right w:val="none" w:sz="0" w:space="0" w:color="auto"/>
          </w:divBdr>
        </w:div>
        <w:div w:id="1743486899">
          <w:marLeft w:val="640"/>
          <w:marRight w:val="0"/>
          <w:marTop w:val="0"/>
          <w:marBottom w:val="0"/>
          <w:divBdr>
            <w:top w:val="none" w:sz="0" w:space="0" w:color="auto"/>
            <w:left w:val="none" w:sz="0" w:space="0" w:color="auto"/>
            <w:bottom w:val="none" w:sz="0" w:space="0" w:color="auto"/>
            <w:right w:val="none" w:sz="0" w:space="0" w:color="auto"/>
          </w:divBdr>
        </w:div>
        <w:div w:id="419378824">
          <w:marLeft w:val="640"/>
          <w:marRight w:val="0"/>
          <w:marTop w:val="0"/>
          <w:marBottom w:val="0"/>
          <w:divBdr>
            <w:top w:val="none" w:sz="0" w:space="0" w:color="auto"/>
            <w:left w:val="none" w:sz="0" w:space="0" w:color="auto"/>
            <w:bottom w:val="none" w:sz="0" w:space="0" w:color="auto"/>
            <w:right w:val="none" w:sz="0" w:space="0" w:color="auto"/>
          </w:divBdr>
        </w:div>
        <w:div w:id="445853335">
          <w:marLeft w:val="640"/>
          <w:marRight w:val="0"/>
          <w:marTop w:val="0"/>
          <w:marBottom w:val="0"/>
          <w:divBdr>
            <w:top w:val="none" w:sz="0" w:space="0" w:color="auto"/>
            <w:left w:val="none" w:sz="0" w:space="0" w:color="auto"/>
            <w:bottom w:val="none" w:sz="0" w:space="0" w:color="auto"/>
            <w:right w:val="none" w:sz="0" w:space="0" w:color="auto"/>
          </w:divBdr>
        </w:div>
        <w:div w:id="1770738199">
          <w:marLeft w:val="640"/>
          <w:marRight w:val="0"/>
          <w:marTop w:val="0"/>
          <w:marBottom w:val="0"/>
          <w:divBdr>
            <w:top w:val="none" w:sz="0" w:space="0" w:color="auto"/>
            <w:left w:val="none" w:sz="0" w:space="0" w:color="auto"/>
            <w:bottom w:val="none" w:sz="0" w:space="0" w:color="auto"/>
            <w:right w:val="none" w:sz="0" w:space="0" w:color="auto"/>
          </w:divBdr>
        </w:div>
        <w:div w:id="1514612633">
          <w:marLeft w:val="640"/>
          <w:marRight w:val="0"/>
          <w:marTop w:val="0"/>
          <w:marBottom w:val="0"/>
          <w:divBdr>
            <w:top w:val="none" w:sz="0" w:space="0" w:color="auto"/>
            <w:left w:val="none" w:sz="0" w:space="0" w:color="auto"/>
            <w:bottom w:val="none" w:sz="0" w:space="0" w:color="auto"/>
            <w:right w:val="none" w:sz="0" w:space="0" w:color="auto"/>
          </w:divBdr>
        </w:div>
        <w:div w:id="974290472">
          <w:marLeft w:val="640"/>
          <w:marRight w:val="0"/>
          <w:marTop w:val="0"/>
          <w:marBottom w:val="0"/>
          <w:divBdr>
            <w:top w:val="none" w:sz="0" w:space="0" w:color="auto"/>
            <w:left w:val="none" w:sz="0" w:space="0" w:color="auto"/>
            <w:bottom w:val="none" w:sz="0" w:space="0" w:color="auto"/>
            <w:right w:val="none" w:sz="0" w:space="0" w:color="auto"/>
          </w:divBdr>
        </w:div>
        <w:div w:id="1714496373">
          <w:marLeft w:val="640"/>
          <w:marRight w:val="0"/>
          <w:marTop w:val="0"/>
          <w:marBottom w:val="0"/>
          <w:divBdr>
            <w:top w:val="none" w:sz="0" w:space="0" w:color="auto"/>
            <w:left w:val="none" w:sz="0" w:space="0" w:color="auto"/>
            <w:bottom w:val="none" w:sz="0" w:space="0" w:color="auto"/>
            <w:right w:val="none" w:sz="0" w:space="0" w:color="auto"/>
          </w:divBdr>
        </w:div>
        <w:div w:id="1388843587">
          <w:marLeft w:val="640"/>
          <w:marRight w:val="0"/>
          <w:marTop w:val="0"/>
          <w:marBottom w:val="0"/>
          <w:divBdr>
            <w:top w:val="none" w:sz="0" w:space="0" w:color="auto"/>
            <w:left w:val="none" w:sz="0" w:space="0" w:color="auto"/>
            <w:bottom w:val="none" w:sz="0" w:space="0" w:color="auto"/>
            <w:right w:val="none" w:sz="0" w:space="0" w:color="auto"/>
          </w:divBdr>
        </w:div>
        <w:div w:id="540285266">
          <w:marLeft w:val="640"/>
          <w:marRight w:val="0"/>
          <w:marTop w:val="0"/>
          <w:marBottom w:val="0"/>
          <w:divBdr>
            <w:top w:val="none" w:sz="0" w:space="0" w:color="auto"/>
            <w:left w:val="none" w:sz="0" w:space="0" w:color="auto"/>
            <w:bottom w:val="none" w:sz="0" w:space="0" w:color="auto"/>
            <w:right w:val="none" w:sz="0" w:space="0" w:color="auto"/>
          </w:divBdr>
        </w:div>
        <w:div w:id="1906187075">
          <w:marLeft w:val="640"/>
          <w:marRight w:val="0"/>
          <w:marTop w:val="0"/>
          <w:marBottom w:val="0"/>
          <w:divBdr>
            <w:top w:val="none" w:sz="0" w:space="0" w:color="auto"/>
            <w:left w:val="none" w:sz="0" w:space="0" w:color="auto"/>
            <w:bottom w:val="none" w:sz="0" w:space="0" w:color="auto"/>
            <w:right w:val="none" w:sz="0" w:space="0" w:color="auto"/>
          </w:divBdr>
        </w:div>
      </w:divsChild>
    </w:div>
    <w:div w:id="1849245865">
      <w:bodyDiv w:val="1"/>
      <w:marLeft w:val="0"/>
      <w:marRight w:val="0"/>
      <w:marTop w:val="0"/>
      <w:marBottom w:val="0"/>
      <w:divBdr>
        <w:top w:val="none" w:sz="0" w:space="0" w:color="auto"/>
        <w:left w:val="none" w:sz="0" w:space="0" w:color="auto"/>
        <w:bottom w:val="none" w:sz="0" w:space="0" w:color="auto"/>
        <w:right w:val="none" w:sz="0" w:space="0" w:color="auto"/>
      </w:divBdr>
      <w:divsChild>
        <w:div w:id="67921508">
          <w:marLeft w:val="640"/>
          <w:marRight w:val="0"/>
          <w:marTop w:val="0"/>
          <w:marBottom w:val="0"/>
          <w:divBdr>
            <w:top w:val="none" w:sz="0" w:space="0" w:color="auto"/>
            <w:left w:val="none" w:sz="0" w:space="0" w:color="auto"/>
            <w:bottom w:val="none" w:sz="0" w:space="0" w:color="auto"/>
            <w:right w:val="none" w:sz="0" w:space="0" w:color="auto"/>
          </w:divBdr>
        </w:div>
        <w:div w:id="668366317">
          <w:marLeft w:val="640"/>
          <w:marRight w:val="0"/>
          <w:marTop w:val="0"/>
          <w:marBottom w:val="0"/>
          <w:divBdr>
            <w:top w:val="none" w:sz="0" w:space="0" w:color="auto"/>
            <w:left w:val="none" w:sz="0" w:space="0" w:color="auto"/>
            <w:bottom w:val="none" w:sz="0" w:space="0" w:color="auto"/>
            <w:right w:val="none" w:sz="0" w:space="0" w:color="auto"/>
          </w:divBdr>
        </w:div>
        <w:div w:id="984776385">
          <w:marLeft w:val="640"/>
          <w:marRight w:val="0"/>
          <w:marTop w:val="0"/>
          <w:marBottom w:val="0"/>
          <w:divBdr>
            <w:top w:val="none" w:sz="0" w:space="0" w:color="auto"/>
            <w:left w:val="none" w:sz="0" w:space="0" w:color="auto"/>
            <w:bottom w:val="none" w:sz="0" w:space="0" w:color="auto"/>
            <w:right w:val="none" w:sz="0" w:space="0" w:color="auto"/>
          </w:divBdr>
        </w:div>
        <w:div w:id="1347709722">
          <w:marLeft w:val="640"/>
          <w:marRight w:val="0"/>
          <w:marTop w:val="0"/>
          <w:marBottom w:val="0"/>
          <w:divBdr>
            <w:top w:val="none" w:sz="0" w:space="0" w:color="auto"/>
            <w:left w:val="none" w:sz="0" w:space="0" w:color="auto"/>
            <w:bottom w:val="none" w:sz="0" w:space="0" w:color="auto"/>
            <w:right w:val="none" w:sz="0" w:space="0" w:color="auto"/>
          </w:divBdr>
        </w:div>
        <w:div w:id="2125614838">
          <w:marLeft w:val="640"/>
          <w:marRight w:val="0"/>
          <w:marTop w:val="0"/>
          <w:marBottom w:val="0"/>
          <w:divBdr>
            <w:top w:val="none" w:sz="0" w:space="0" w:color="auto"/>
            <w:left w:val="none" w:sz="0" w:space="0" w:color="auto"/>
            <w:bottom w:val="none" w:sz="0" w:space="0" w:color="auto"/>
            <w:right w:val="none" w:sz="0" w:space="0" w:color="auto"/>
          </w:divBdr>
        </w:div>
        <w:div w:id="1172990703">
          <w:marLeft w:val="640"/>
          <w:marRight w:val="0"/>
          <w:marTop w:val="0"/>
          <w:marBottom w:val="0"/>
          <w:divBdr>
            <w:top w:val="none" w:sz="0" w:space="0" w:color="auto"/>
            <w:left w:val="none" w:sz="0" w:space="0" w:color="auto"/>
            <w:bottom w:val="none" w:sz="0" w:space="0" w:color="auto"/>
            <w:right w:val="none" w:sz="0" w:space="0" w:color="auto"/>
          </w:divBdr>
        </w:div>
        <w:div w:id="1869560257">
          <w:marLeft w:val="640"/>
          <w:marRight w:val="0"/>
          <w:marTop w:val="0"/>
          <w:marBottom w:val="0"/>
          <w:divBdr>
            <w:top w:val="none" w:sz="0" w:space="0" w:color="auto"/>
            <w:left w:val="none" w:sz="0" w:space="0" w:color="auto"/>
            <w:bottom w:val="none" w:sz="0" w:space="0" w:color="auto"/>
            <w:right w:val="none" w:sz="0" w:space="0" w:color="auto"/>
          </w:divBdr>
        </w:div>
        <w:div w:id="899556324">
          <w:marLeft w:val="640"/>
          <w:marRight w:val="0"/>
          <w:marTop w:val="0"/>
          <w:marBottom w:val="0"/>
          <w:divBdr>
            <w:top w:val="none" w:sz="0" w:space="0" w:color="auto"/>
            <w:left w:val="none" w:sz="0" w:space="0" w:color="auto"/>
            <w:bottom w:val="none" w:sz="0" w:space="0" w:color="auto"/>
            <w:right w:val="none" w:sz="0" w:space="0" w:color="auto"/>
          </w:divBdr>
        </w:div>
        <w:div w:id="2057317697">
          <w:marLeft w:val="640"/>
          <w:marRight w:val="0"/>
          <w:marTop w:val="0"/>
          <w:marBottom w:val="0"/>
          <w:divBdr>
            <w:top w:val="none" w:sz="0" w:space="0" w:color="auto"/>
            <w:left w:val="none" w:sz="0" w:space="0" w:color="auto"/>
            <w:bottom w:val="none" w:sz="0" w:space="0" w:color="auto"/>
            <w:right w:val="none" w:sz="0" w:space="0" w:color="auto"/>
          </w:divBdr>
        </w:div>
        <w:div w:id="742678462">
          <w:marLeft w:val="640"/>
          <w:marRight w:val="0"/>
          <w:marTop w:val="0"/>
          <w:marBottom w:val="0"/>
          <w:divBdr>
            <w:top w:val="none" w:sz="0" w:space="0" w:color="auto"/>
            <w:left w:val="none" w:sz="0" w:space="0" w:color="auto"/>
            <w:bottom w:val="none" w:sz="0" w:space="0" w:color="auto"/>
            <w:right w:val="none" w:sz="0" w:space="0" w:color="auto"/>
          </w:divBdr>
        </w:div>
        <w:div w:id="296489997">
          <w:marLeft w:val="640"/>
          <w:marRight w:val="0"/>
          <w:marTop w:val="0"/>
          <w:marBottom w:val="0"/>
          <w:divBdr>
            <w:top w:val="none" w:sz="0" w:space="0" w:color="auto"/>
            <w:left w:val="none" w:sz="0" w:space="0" w:color="auto"/>
            <w:bottom w:val="none" w:sz="0" w:space="0" w:color="auto"/>
            <w:right w:val="none" w:sz="0" w:space="0" w:color="auto"/>
          </w:divBdr>
        </w:div>
        <w:div w:id="835346463">
          <w:marLeft w:val="640"/>
          <w:marRight w:val="0"/>
          <w:marTop w:val="0"/>
          <w:marBottom w:val="0"/>
          <w:divBdr>
            <w:top w:val="none" w:sz="0" w:space="0" w:color="auto"/>
            <w:left w:val="none" w:sz="0" w:space="0" w:color="auto"/>
            <w:bottom w:val="none" w:sz="0" w:space="0" w:color="auto"/>
            <w:right w:val="none" w:sz="0" w:space="0" w:color="auto"/>
          </w:divBdr>
        </w:div>
        <w:div w:id="723601477">
          <w:marLeft w:val="640"/>
          <w:marRight w:val="0"/>
          <w:marTop w:val="0"/>
          <w:marBottom w:val="0"/>
          <w:divBdr>
            <w:top w:val="none" w:sz="0" w:space="0" w:color="auto"/>
            <w:left w:val="none" w:sz="0" w:space="0" w:color="auto"/>
            <w:bottom w:val="none" w:sz="0" w:space="0" w:color="auto"/>
            <w:right w:val="none" w:sz="0" w:space="0" w:color="auto"/>
          </w:divBdr>
        </w:div>
        <w:div w:id="638732525">
          <w:marLeft w:val="640"/>
          <w:marRight w:val="0"/>
          <w:marTop w:val="0"/>
          <w:marBottom w:val="0"/>
          <w:divBdr>
            <w:top w:val="none" w:sz="0" w:space="0" w:color="auto"/>
            <w:left w:val="none" w:sz="0" w:space="0" w:color="auto"/>
            <w:bottom w:val="none" w:sz="0" w:space="0" w:color="auto"/>
            <w:right w:val="none" w:sz="0" w:space="0" w:color="auto"/>
          </w:divBdr>
        </w:div>
        <w:div w:id="1211308293">
          <w:marLeft w:val="640"/>
          <w:marRight w:val="0"/>
          <w:marTop w:val="0"/>
          <w:marBottom w:val="0"/>
          <w:divBdr>
            <w:top w:val="none" w:sz="0" w:space="0" w:color="auto"/>
            <w:left w:val="none" w:sz="0" w:space="0" w:color="auto"/>
            <w:bottom w:val="none" w:sz="0" w:space="0" w:color="auto"/>
            <w:right w:val="none" w:sz="0" w:space="0" w:color="auto"/>
          </w:divBdr>
        </w:div>
        <w:div w:id="1777481482">
          <w:marLeft w:val="640"/>
          <w:marRight w:val="0"/>
          <w:marTop w:val="0"/>
          <w:marBottom w:val="0"/>
          <w:divBdr>
            <w:top w:val="none" w:sz="0" w:space="0" w:color="auto"/>
            <w:left w:val="none" w:sz="0" w:space="0" w:color="auto"/>
            <w:bottom w:val="none" w:sz="0" w:space="0" w:color="auto"/>
            <w:right w:val="none" w:sz="0" w:space="0" w:color="auto"/>
          </w:divBdr>
        </w:div>
        <w:div w:id="636567883">
          <w:marLeft w:val="640"/>
          <w:marRight w:val="0"/>
          <w:marTop w:val="0"/>
          <w:marBottom w:val="0"/>
          <w:divBdr>
            <w:top w:val="none" w:sz="0" w:space="0" w:color="auto"/>
            <w:left w:val="none" w:sz="0" w:space="0" w:color="auto"/>
            <w:bottom w:val="none" w:sz="0" w:space="0" w:color="auto"/>
            <w:right w:val="none" w:sz="0" w:space="0" w:color="auto"/>
          </w:divBdr>
        </w:div>
        <w:div w:id="2099406876">
          <w:marLeft w:val="640"/>
          <w:marRight w:val="0"/>
          <w:marTop w:val="0"/>
          <w:marBottom w:val="0"/>
          <w:divBdr>
            <w:top w:val="none" w:sz="0" w:space="0" w:color="auto"/>
            <w:left w:val="none" w:sz="0" w:space="0" w:color="auto"/>
            <w:bottom w:val="none" w:sz="0" w:space="0" w:color="auto"/>
            <w:right w:val="none" w:sz="0" w:space="0" w:color="auto"/>
          </w:divBdr>
        </w:div>
        <w:div w:id="266011805">
          <w:marLeft w:val="640"/>
          <w:marRight w:val="0"/>
          <w:marTop w:val="0"/>
          <w:marBottom w:val="0"/>
          <w:divBdr>
            <w:top w:val="none" w:sz="0" w:space="0" w:color="auto"/>
            <w:left w:val="none" w:sz="0" w:space="0" w:color="auto"/>
            <w:bottom w:val="none" w:sz="0" w:space="0" w:color="auto"/>
            <w:right w:val="none" w:sz="0" w:space="0" w:color="auto"/>
          </w:divBdr>
        </w:div>
        <w:div w:id="348409669">
          <w:marLeft w:val="640"/>
          <w:marRight w:val="0"/>
          <w:marTop w:val="0"/>
          <w:marBottom w:val="0"/>
          <w:divBdr>
            <w:top w:val="none" w:sz="0" w:space="0" w:color="auto"/>
            <w:left w:val="none" w:sz="0" w:space="0" w:color="auto"/>
            <w:bottom w:val="none" w:sz="0" w:space="0" w:color="auto"/>
            <w:right w:val="none" w:sz="0" w:space="0" w:color="auto"/>
          </w:divBdr>
        </w:div>
        <w:div w:id="933979360">
          <w:marLeft w:val="640"/>
          <w:marRight w:val="0"/>
          <w:marTop w:val="0"/>
          <w:marBottom w:val="0"/>
          <w:divBdr>
            <w:top w:val="none" w:sz="0" w:space="0" w:color="auto"/>
            <w:left w:val="none" w:sz="0" w:space="0" w:color="auto"/>
            <w:bottom w:val="none" w:sz="0" w:space="0" w:color="auto"/>
            <w:right w:val="none" w:sz="0" w:space="0" w:color="auto"/>
          </w:divBdr>
        </w:div>
        <w:div w:id="496117922">
          <w:marLeft w:val="640"/>
          <w:marRight w:val="0"/>
          <w:marTop w:val="0"/>
          <w:marBottom w:val="0"/>
          <w:divBdr>
            <w:top w:val="none" w:sz="0" w:space="0" w:color="auto"/>
            <w:left w:val="none" w:sz="0" w:space="0" w:color="auto"/>
            <w:bottom w:val="none" w:sz="0" w:space="0" w:color="auto"/>
            <w:right w:val="none" w:sz="0" w:space="0" w:color="auto"/>
          </w:divBdr>
        </w:div>
      </w:divsChild>
    </w:div>
    <w:div w:id="1850755727">
      <w:bodyDiv w:val="1"/>
      <w:marLeft w:val="0"/>
      <w:marRight w:val="0"/>
      <w:marTop w:val="0"/>
      <w:marBottom w:val="0"/>
      <w:divBdr>
        <w:top w:val="none" w:sz="0" w:space="0" w:color="auto"/>
        <w:left w:val="none" w:sz="0" w:space="0" w:color="auto"/>
        <w:bottom w:val="none" w:sz="0" w:space="0" w:color="auto"/>
        <w:right w:val="none" w:sz="0" w:space="0" w:color="auto"/>
      </w:divBdr>
      <w:divsChild>
        <w:div w:id="197933694">
          <w:marLeft w:val="640"/>
          <w:marRight w:val="0"/>
          <w:marTop w:val="0"/>
          <w:marBottom w:val="0"/>
          <w:divBdr>
            <w:top w:val="none" w:sz="0" w:space="0" w:color="auto"/>
            <w:left w:val="none" w:sz="0" w:space="0" w:color="auto"/>
            <w:bottom w:val="none" w:sz="0" w:space="0" w:color="auto"/>
            <w:right w:val="none" w:sz="0" w:space="0" w:color="auto"/>
          </w:divBdr>
        </w:div>
        <w:div w:id="153760416">
          <w:marLeft w:val="640"/>
          <w:marRight w:val="0"/>
          <w:marTop w:val="0"/>
          <w:marBottom w:val="0"/>
          <w:divBdr>
            <w:top w:val="none" w:sz="0" w:space="0" w:color="auto"/>
            <w:left w:val="none" w:sz="0" w:space="0" w:color="auto"/>
            <w:bottom w:val="none" w:sz="0" w:space="0" w:color="auto"/>
            <w:right w:val="none" w:sz="0" w:space="0" w:color="auto"/>
          </w:divBdr>
        </w:div>
        <w:div w:id="980037064">
          <w:marLeft w:val="640"/>
          <w:marRight w:val="0"/>
          <w:marTop w:val="0"/>
          <w:marBottom w:val="0"/>
          <w:divBdr>
            <w:top w:val="none" w:sz="0" w:space="0" w:color="auto"/>
            <w:left w:val="none" w:sz="0" w:space="0" w:color="auto"/>
            <w:bottom w:val="none" w:sz="0" w:space="0" w:color="auto"/>
            <w:right w:val="none" w:sz="0" w:space="0" w:color="auto"/>
          </w:divBdr>
        </w:div>
        <w:div w:id="1576931600">
          <w:marLeft w:val="640"/>
          <w:marRight w:val="0"/>
          <w:marTop w:val="0"/>
          <w:marBottom w:val="0"/>
          <w:divBdr>
            <w:top w:val="none" w:sz="0" w:space="0" w:color="auto"/>
            <w:left w:val="none" w:sz="0" w:space="0" w:color="auto"/>
            <w:bottom w:val="none" w:sz="0" w:space="0" w:color="auto"/>
            <w:right w:val="none" w:sz="0" w:space="0" w:color="auto"/>
          </w:divBdr>
        </w:div>
        <w:div w:id="299194594">
          <w:marLeft w:val="640"/>
          <w:marRight w:val="0"/>
          <w:marTop w:val="0"/>
          <w:marBottom w:val="0"/>
          <w:divBdr>
            <w:top w:val="none" w:sz="0" w:space="0" w:color="auto"/>
            <w:left w:val="none" w:sz="0" w:space="0" w:color="auto"/>
            <w:bottom w:val="none" w:sz="0" w:space="0" w:color="auto"/>
            <w:right w:val="none" w:sz="0" w:space="0" w:color="auto"/>
          </w:divBdr>
        </w:div>
        <w:div w:id="101732009">
          <w:marLeft w:val="640"/>
          <w:marRight w:val="0"/>
          <w:marTop w:val="0"/>
          <w:marBottom w:val="0"/>
          <w:divBdr>
            <w:top w:val="none" w:sz="0" w:space="0" w:color="auto"/>
            <w:left w:val="none" w:sz="0" w:space="0" w:color="auto"/>
            <w:bottom w:val="none" w:sz="0" w:space="0" w:color="auto"/>
            <w:right w:val="none" w:sz="0" w:space="0" w:color="auto"/>
          </w:divBdr>
        </w:div>
        <w:div w:id="1505046185">
          <w:marLeft w:val="640"/>
          <w:marRight w:val="0"/>
          <w:marTop w:val="0"/>
          <w:marBottom w:val="0"/>
          <w:divBdr>
            <w:top w:val="none" w:sz="0" w:space="0" w:color="auto"/>
            <w:left w:val="none" w:sz="0" w:space="0" w:color="auto"/>
            <w:bottom w:val="none" w:sz="0" w:space="0" w:color="auto"/>
            <w:right w:val="none" w:sz="0" w:space="0" w:color="auto"/>
          </w:divBdr>
        </w:div>
        <w:div w:id="616059821">
          <w:marLeft w:val="640"/>
          <w:marRight w:val="0"/>
          <w:marTop w:val="0"/>
          <w:marBottom w:val="0"/>
          <w:divBdr>
            <w:top w:val="none" w:sz="0" w:space="0" w:color="auto"/>
            <w:left w:val="none" w:sz="0" w:space="0" w:color="auto"/>
            <w:bottom w:val="none" w:sz="0" w:space="0" w:color="auto"/>
            <w:right w:val="none" w:sz="0" w:space="0" w:color="auto"/>
          </w:divBdr>
        </w:div>
        <w:div w:id="862863775">
          <w:marLeft w:val="640"/>
          <w:marRight w:val="0"/>
          <w:marTop w:val="0"/>
          <w:marBottom w:val="0"/>
          <w:divBdr>
            <w:top w:val="none" w:sz="0" w:space="0" w:color="auto"/>
            <w:left w:val="none" w:sz="0" w:space="0" w:color="auto"/>
            <w:bottom w:val="none" w:sz="0" w:space="0" w:color="auto"/>
            <w:right w:val="none" w:sz="0" w:space="0" w:color="auto"/>
          </w:divBdr>
        </w:div>
        <w:div w:id="25184565">
          <w:marLeft w:val="640"/>
          <w:marRight w:val="0"/>
          <w:marTop w:val="0"/>
          <w:marBottom w:val="0"/>
          <w:divBdr>
            <w:top w:val="none" w:sz="0" w:space="0" w:color="auto"/>
            <w:left w:val="none" w:sz="0" w:space="0" w:color="auto"/>
            <w:bottom w:val="none" w:sz="0" w:space="0" w:color="auto"/>
            <w:right w:val="none" w:sz="0" w:space="0" w:color="auto"/>
          </w:divBdr>
        </w:div>
        <w:div w:id="487404957">
          <w:marLeft w:val="640"/>
          <w:marRight w:val="0"/>
          <w:marTop w:val="0"/>
          <w:marBottom w:val="0"/>
          <w:divBdr>
            <w:top w:val="none" w:sz="0" w:space="0" w:color="auto"/>
            <w:left w:val="none" w:sz="0" w:space="0" w:color="auto"/>
            <w:bottom w:val="none" w:sz="0" w:space="0" w:color="auto"/>
            <w:right w:val="none" w:sz="0" w:space="0" w:color="auto"/>
          </w:divBdr>
        </w:div>
        <w:div w:id="1390301047">
          <w:marLeft w:val="640"/>
          <w:marRight w:val="0"/>
          <w:marTop w:val="0"/>
          <w:marBottom w:val="0"/>
          <w:divBdr>
            <w:top w:val="none" w:sz="0" w:space="0" w:color="auto"/>
            <w:left w:val="none" w:sz="0" w:space="0" w:color="auto"/>
            <w:bottom w:val="none" w:sz="0" w:space="0" w:color="auto"/>
            <w:right w:val="none" w:sz="0" w:space="0" w:color="auto"/>
          </w:divBdr>
        </w:div>
        <w:div w:id="428694266">
          <w:marLeft w:val="640"/>
          <w:marRight w:val="0"/>
          <w:marTop w:val="0"/>
          <w:marBottom w:val="0"/>
          <w:divBdr>
            <w:top w:val="none" w:sz="0" w:space="0" w:color="auto"/>
            <w:left w:val="none" w:sz="0" w:space="0" w:color="auto"/>
            <w:bottom w:val="none" w:sz="0" w:space="0" w:color="auto"/>
            <w:right w:val="none" w:sz="0" w:space="0" w:color="auto"/>
          </w:divBdr>
        </w:div>
        <w:div w:id="1061832609">
          <w:marLeft w:val="640"/>
          <w:marRight w:val="0"/>
          <w:marTop w:val="0"/>
          <w:marBottom w:val="0"/>
          <w:divBdr>
            <w:top w:val="none" w:sz="0" w:space="0" w:color="auto"/>
            <w:left w:val="none" w:sz="0" w:space="0" w:color="auto"/>
            <w:bottom w:val="none" w:sz="0" w:space="0" w:color="auto"/>
            <w:right w:val="none" w:sz="0" w:space="0" w:color="auto"/>
          </w:divBdr>
        </w:div>
        <w:div w:id="61176670">
          <w:marLeft w:val="640"/>
          <w:marRight w:val="0"/>
          <w:marTop w:val="0"/>
          <w:marBottom w:val="0"/>
          <w:divBdr>
            <w:top w:val="none" w:sz="0" w:space="0" w:color="auto"/>
            <w:left w:val="none" w:sz="0" w:space="0" w:color="auto"/>
            <w:bottom w:val="none" w:sz="0" w:space="0" w:color="auto"/>
            <w:right w:val="none" w:sz="0" w:space="0" w:color="auto"/>
          </w:divBdr>
        </w:div>
        <w:div w:id="2021660255">
          <w:marLeft w:val="640"/>
          <w:marRight w:val="0"/>
          <w:marTop w:val="0"/>
          <w:marBottom w:val="0"/>
          <w:divBdr>
            <w:top w:val="none" w:sz="0" w:space="0" w:color="auto"/>
            <w:left w:val="none" w:sz="0" w:space="0" w:color="auto"/>
            <w:bottom w:val="none" w:sz="0" w:space="0" w:color="auto"/>
            <w:right w:val="none" w:sz="0" w:space="0" w:color="auto"/>
          </w:divBdr>
        </w:div>
        <w:div w:id="997805490">
          <w:marLeft w:val="640"/>
          <w:marRight w:val="0"/>
          <w:marTop w:val="0"/>
          <w:marBottom w:val="0"/>
          <w:divBdr>
            <w:top w:val="none" w:sz="0" w:space="0" w:color="auto"/>
            <w:left w:val="none" w:sz="0" w:space="0" w:color="auto"/>
            <w:bottom w:val="none" w:sz="0" w:space="0" w:color="auto"/>
            <w:right w:val="none" w:sz="0" w:space="0" w:color="auto"/>
          </w:divBdr>
        </w:div>
        <w:div w:id="1420324085">
          <w:marLeft w:val="640"/>
          <w:marRight w:val="0"/>
          <w:marTop w:val="0"/>
          <w:marBottom w:val="0"/>
          <w:divBdr>
            <w:top w:val="none" w:sz="0" w:space="0" w:color="auto"/>
            <w:left w:val="none" w:sz="0" w:space="0" w:color="auto"/>
            <w:bottom w:val="none" w:sz="0" w:space="0" w:color="auto"/>
            <w:right w:val="none" w:sz="0" w:space="0" w:color="auto"/>
          </w:divBdr>
        </w:div>
        <w:div w:id="350179817">
          <w:marLeft w:val="640"/>
          <w:marRight w:val="0"/>
          <w:marTop w:val="0"/>
          <w:marBottom w:val="0"/>
          <w:divBdr>
            <w:top w:val="none" w:sz="0" w:space="0" w:color="auto"/>
            <w:left w:val="none" w:sz="0" w:space="0" w:color="auto"/>
            <w:bottom w:val="none" w:sz="0" w:space="0" w:color="auto"/>
            <w:right w:val="none" w:sz="0" w:space="0" w:color="auto"/>
          </w:divBdr>
        </w:div>
        <w:div w:id="33047734">
          <w:marLeft w:val="640"/>
          <w:marRight w:val="0"/>
          <w:marTop w:val="0"/>
          <w:marBottom w:val="0"/>
          <w:divBdr>
            <w:top w:val="none" w:sz="0" w:space="0" w:color="auto"/>
            <w:left w:val="none" w:sz="0" w:space="0" w:color="auto"/>
            <w:bottom w:val="none" w:sz="0" w:space="0" w:color="auto"/>
            <w:right w:val="none" w:sz="0" w:space="0" w:color="auto"/>
          </w:divBdr>
        </w:div>
        <w:div w:id="59790011">
          <w:marLeft w:val="640"/>
          <w:marRight w:val="0"/>
          <w:marTop w:val="0"/>
          <w:marBottom w:val="0"/>
          <w:divBdr>
            <w:top w:val="none" w:sz="0" w:space="0" w:color="auto"/>
            <w:left w:val="none" w:sz="0" w:space="0" w:color="auto"/>
            <w:bottom w:val="none" w:sz="0" w:space="0" w:color="auto"/>
            <w:right w:val="none" w:sz="0" w:space="0" w:color="auto"/>
          </w:divBdr>
        </w:div>
        <w:div w:id="1847748245">
          <w:marLeft w:val="640"/>
          <w:marRight w:val="0"/>
          <w:marTop w:val="0"/>
          <w:marBottom w:val="0"/>
          <w:divBdr>
            <w:top w:val="none" w:sz="0" w:space="0" w:color="auto"/>
            <w:left w:val="none" w:sz="0" w:space="0" w:color="auto"/>
            <w:bottom w:val="none" w:sz="0" w:space="0" w:color="auto"/>
            <w:right w:val="none" w:sz="0" w:space="0" w:color="auto"/>
          </w:divBdr>
        </w:div>
        <w:div w:id="247468050">
          <w:marLeft w:val="640"/>
          <w:marRight w:val="0"/>
          <w:marTop w:val="0"/>
          <w:marBottom w:val="0"/>
          <w:divBdr>
            <w:top w:val="none" w:sz="0" w:space="0" w:color="auto"/>
            <w:left w:val="none" w:sz="0" w:space="0" w:color="auto"/>
            <w:bottom w:val="none" w:sz="0" w:space="0" w:color="auto"/>
            <w:right w:val="none" w:sz="0" w:space="0" w:color="auto"/>
          </w:divBdr>
        </w:div>
        <w:div w:id="141890607">
          <w:marLeft w:val="640"/>
          <w:marRight w:val="0"/>
          <w:marTop w:val="0"/>
          <w:marBottom w:val="0"/>
          <w:divBdr>
            <w:top w:val="none" w:sz="0" w:space="0" w:color="auto"/>
            <w:left w:val="none" w:sz="0" w:space="0" w:color="auto"/>
            <w:bottom w:val="none" w:sz="0" w:space="0" w:color="auto"/>
            <w:right w:val="none" w:sz="0" w:space="0" w:color="auto"/>
          </w:divBdr>
        </w:div>
      </w:divsChild>
    </w:div>
    <w:div w:id="1895770541">
      <w:bodyDiv w:val="1"/>
      <w:marLeft w:val="0"/>
      <w:marRight w:val="0"/>
      <w:marTop w:val="0"/>
      <w:marBottom w:val="0"/>
      <w:divBdr>
        <w:top w:val="none" w:sz="0" w:space="0" w:color="auto"/>
        <w:left w:val="none" w:sz="0" w:space="0" w:color="auto"/>
        <w:bottom w:val="none" w:sz="0" w:space="0" w:color="auto"/>
        <w:right w:val="none" w:sz="0" w:space="0" w:color="auto"/>
      </w:divBdr>
      <w:divsChild>
        <w:div w:id="1926300248">
          <w:marLeft w:val="640"/>
          <w:marRight w:val="0"/>
          <w:marTop w:val="0"/>
          <w:marBottom w:val="0"/>
          <w:divBdr>
            <w:top w:val="none" w:sz="0" w:space="0" w:color="auto"/>
            <w:left w:val="none" w:sz="0" w:space="0" w:color="auto"/>
            <w:bottom w:val="none" w:sz="0" w:space="0" w:color="auto"/>
            <w:right w:val="none" w:sz="0" w:space="0" w:color="auto"/>
          </w:divBdr>
        </w:div>
        <w:div w:id="1716346369">
          <w:marLeft w:val="640"/>
          <w:marRight w:val="0"/>
          <w:marTop w:val="0"/>
          <w:marBottom w:val="0"/>
          <w:divBdr>
            <w:top w:val="none" w:sz="0" w:space="0" w:color="auto"/>
            <w:left w:val="none" w:sz="0" w:space="0" w:color="auto"/>
            <w:bottom w:val="none" w:sz="0" w:space="0" w:color="auto"/>
            <w:right w:val="none" w:sz="0" w:space="0" w:color="auto"/>
          </w:divBdr>
        </w:div>
        <w:div w:id="1674647620">
          <w:marLeft w:val="640"/>
          <w:marRight w:val="0"/>
          <w:marTop w:val="0"/>
          <w:marBottom w:val="0"/>
          <w:divBdr>
            <w:top w:val="none" w:sz="0" w:space="0" w:color="auto"/>
            <w:left w:val="none" w:sz="0" w:space="0" w:color="auto"/>
            <w:bottom w:val="none" w:sz="0" w:space="0" w:color="auto"/>
            <w:right w:val="none" w:sz="0" w:space="0" w:color="auto"/>
          </w:divBdr>
        </w:div>
        <w:div w:id="1745178729">
          <w:marLeft w:val="640"/>
          <w:marRight w:val="0"/>
          <w:marTop w:val="0"/>
          <w:marBottom w:val="0"/>
          <w:divBdr>
            <w:top w:val="none" w:sz="0" w:space="0" w:color="auto"/>
            <w:left w:val="none" w:sz="0" w:space="0" w:color="auto"/>
            <w:bottom w:val="none" w:sz="0" w:space="0" w:color="auto"/>
            <w:right w:val="none" w:sz="0" w:space="0" w:color="auto"/>
          </w:divBdr>
        </w:div>
      </w:divsChild>
    </w:div>
    <w:div w:id="1908565863">
      <w:bodyDiv w:val="1"/>
      <w:marLeft w:val="0"/>
      <w:marRight w:val="0"/>
      <w:marTop w:val="0"/>
      <w:marBottom w:val="0"/>
      <w:divBdr>
        <w:top w:val="none" w:sz="0" w:space="0" w:color="auto"/>
        <w:left w:val="none" w:sz="0" w:space="0" w:color="auto"/>
        <w:bottom w:val="none" w:sz="0" w:space="0" w:color="auto"/>
        <w:right w:val="none" w:sz="0" w:space="0" w:color="auto"/>
      </w:divBdr>
      <w:divsChild>
        <w:div w:id="1246569343">
          <w:marLeft w:val="640"/>
          <w:marRight w:val="0"/>
          <w:marTop w:val="0"/>
          <w:marBottom w:val="0"/>
          <w:divBdr>
            <w:top w:val="none" w:sz="0" w:space="0" w:color="auto"/>
            <w:left w:val="none" w:sz="0" w:space="0" w:color="auto"/>
            <w:bottom w:val="none" w:sz="0" w:space="0" w:color="auto"/>
            <w:right w:val="none" w:sz="0" w:space="0" w:color="auto"/>
          </w:divBdr>
        </w:div>
        <w:div w:id="1290478918">
          <w:marLeft w:val="640"/>
          <w:marRight w:val="0"/>
          <w:marTop w:val="0"/>
          <w:marBottom w:val="0"/>
          <w:divBdr>
            <w:top w:val="none" w:sz="0" w:space="0" w:color="auto"/>
            <w:left w:val="none" w:sz="0" w:space="0" w:color="auto"/>
            <w:bottom w:val="none" w:sz="0" w:space="0" w:color="auto"/>
            <w:right w:val="none" w:sz="0" w:space="0" w:color="auto"/>
          </w:divBdr>
        </w:div>
        <w:div w:id="143670496">
          <w:marLeft w:val="640"/>
          <w:marRight w:val="0"/>
          <w:marTop w:val="0"/>
          <w:marBottom w:val="0"/>
          <w:divBdr>
            <w:top w:val="none" w:sz="0" w:space="0" w:color="auto"/>
            <w:left w:val="none" w:sz="0" w:space="0" w:color="auto"/>
            <w:bottom w:val="none" w:sz="0" w:space="0" w:color="auto"/>
            <w:right w:val="none" w:sz="0" w:space="0" w:color="auto"/>
          </w:divBdr>
        </w:div>
        <w:div w:id="1961839316">
          <w:marLeft w:val="640"/>
          <w:marRight w:val="0"/>
          <w:marTop w:val="0"/>
          <w:marBottom w:val="0"/>
          <w:divBdr>
            <w:top w:val="none" w:sz="0" w:space="0" w:color="auto"/>
            <w:left w:val="none" w:sz="0" w:space="0" w:color="auto"/>
            <w:bottom w:val="none" w:sz="0" w:space="0" w:color="auto"/>
            <w:right w:val="none" w:sz="0" w:space="0" w:color="auto"/>
          </w:divBdr>
        </w:div>
        <w:div w:id="1189025682">
          <w:marLeft w:val="640"/>
          <w:marRight w:val="0"/>
          <w:marTop w:val="0"/>
          <w:marBottom w:val="0"/>
          <w:divBdr>
            <w:top w:val="none" w:sz="0" w:space="0" w:color="auto"/>
            <w:left w:val="none" w:sz="0" w:space="0" w:color="auto"/>
            <w:bottom w:val="none" w:sz="0" w:space="0" w:color="auto"/>
            <w:right w:val="none" w:sz="0" w:space="0" w:color="auto"/>
          </w:divBdr>
        </w:div>
        <w:div w:id="1326665541">
          <w:marLeft w:val="640"/>
          <w:marRight w:val="0"/>
          <w:marTop w:val="0"/>
          <w:marBottom w:val="0"/>
          <w:divBdr>
            <w:top w:val="none" w:sz="0" w:space="0" w:color="auto"/>
            <w:left w:val="none" w:sz="0" w:space="0" w:color="auto"/>
            <w:bottom w:val="none" w:sz="0" w:space="0" w:color="auto"/>
            <w:right w:val="none" w:sz="0" w:space="0" w:color="auto"/>
          </w:divBdr>
        </w:div>
        <w:div w:id="649362456">
          <w:marLeft w:val="640"/>
          <w:marRight w:val="0"/>
          <w:marTop w:val="0"/>
          <w:marBottom w:val="0"/>
          <w:divBdr>
            <w:top w:val="none" w:sz="0" w:space="0" w:color="auto"/>
            <w:left w:val="none" w:sz="0" w:space="0" w:color="auto"/>
            <w:bottom w:val="none" w:sz="0" w:space="0" w:color="auto"/>
            <w:right w:val="none" w:sz="0" w:space="0" w:color="auto"/>
          </w:divBdr>
        </w:div>
        <w:div w:id="1684164047">
          <w:marLeft w:val="640"/>
          <w:marRight w:val="0"/>
          <w:marTop w:val="0"/>
          <w:marBottom w:val="0"/>
          <w:divBdr>
            <w:top w:val="none" w:sz="0" w:space="0" w:color="auto"/>
            <w:left w:val="none" w:sz="0" w:space="0" w:color="auto"/>
            <w:bottom w:val="none" w:sz="0" w:space="0" w:color="auto"/>
            <w:right w:val="none" w:sz="0" w:space="0" w:color="auto"/>
          </w:divBdr>
        </w:div>
        <w:div w:id="254672949">
          <w:marLeft w:val="640"/>
          <w:marRight w:val="0"/>
          <w:marTop w:val="0"/>
          <w:marBottom w:val="0"/>
          <w:divBdr>
            <w:top w:val="none" w:sz="0" w:space="0" w:color="auto"/>
            <w:left w:val="none" w:sz="0" w:space="0" w:color="auto"/>
            <w:bottom w:val="none" w:sz="0" w:space="0" w:color="auto"/>
            <w:right w:val="none" w:sz="0" w:space="0" w:color="auto"/>
          </w:divBdr>
        </w:div>
        <w:div w:id="44837801">
          <w:marLeft w:val="640"/>
          <w:marRight w:val="0"/>
          <w:marTop w:val="0"/>
          <w:marBottom w:val="0"/>
          <w:divBdr>
            <w:top w:val="none" w:sz="0" w:space="0" w:color="auto"/>
            <w:left w:val="none" w:sz="0" w:space="0" w:color="auto"/>
            <w:bottom w:val="none" w:sz="0" w:space="0" w:color="auto"/>
            <w:right w:val="none" w:sz="0" w:space="0" w:color="auto"/>
          </w:divBdr>
        </w:div>
        <w:div w:id="268587141">
          <w:marLeft w:val="640"/>
          <w:marRight w:val="0"/>
          <w:marTop w:val="0"/>
          <w:marBottom w:val="0"/>
          <w:divBdr>
            <w:top w:val="none" w:sz="0" w:space="0" w:color="auto"/>
            <w:left w:val="none" w:sz="0" w:space="0" w:color="auto"/>
            <w:bottom w:val="none" w:sz="0" w:space="0" w:color="auto"/>
            <w:right w:val="none" w:sz="0" w:space="0" w:color="auto"/>
          </w:divBdr>
        </w:div>
        <w:div w:id="697506386">
          <w:marLeft w:val="640"/>
          <w:marRight w:val="0"/>
          <w:marTop w:val="0"/>
          <w:marBottom w:val="0"/>
          <w:divBdr>
            <w:top w:val="none" w:sz="0" w:space="0" w:color="auto"/>
            <w:left w:val="none" w:sz="0" w:space="0" w:color="auto"/>
            <w:bottom w:val="none" w:sz="0" w:space="0" w:color="auto"/>
            <w:right w:val="none" w:sz="0" w:space="0" w:color="auto"/>
          </w:divBdr>
        </w:div>
        <w:div w:id="1487043199">
          <w:marLeft w:val="640"/>
          <w:marRight w:val="0"/>
          <w:marTop w:val="0"/>
          <w:marBottom w:val="0"/>
          <w:divBdr>
            <w:top w:val="none" w:sz="0" w:space="0" w:color="auto"/>
            <w:left w:val="none" w:sz="0" w:space="0" w:color="auto"/>
            <w:bottom w:val="none" w:sz="0" w:space="0" w:color="auto"/>
            <w:right w:val="none" w:sz="0" w:space="0" w:color="auto"/>
          </w:divBdr>
        </w:div>
        <w:div w:id="407119968">
          <w:marLeft w:val="640"/>
          <w:marRight w:val="0"/>
          <w:marTop w:val="0"/>
          <w:marBottom w:val="0"/>
          <w:divBdr>
            <w:top w:val="none" w:sz="0" w:space="0" w:color="auto"/>
            <w:left w:val="none" w:sz="0" w:space="0" w:color="auto"/>
            <w:bottom w:val="none" w:sz="0" w:space="0" w:color="auto"/>
            <w:right w:val="none" w:sz="0" w:space="0" w:color="auto"/>
          </w:divBdr>
        </w:div>
        <w:div w:id="278100293">
          <w:marLeft w:val="640"/>
          <w:marRight w:val="0"/>
          <w:marTop w:val="0"/>
          <w:marBottom w:val="0"/>
          <w:divBdr>
            <w:top w:val="none" w:sz="0" w:space="0" w:color="auto"/>
            <w:left w:val="none" w:sz="0" w:space="0" w:color="auto"/>
            <w:bottom w:val="none" w:sz="0" w:space="0" w:color="auto"/>
            <w:right w:val="none" w:sz="0" w:space="0" w:color="auto"/>
          </w:divBdr>
        </w:div>
        <w:div w:id="1805853346">
          <w:marLeft w:val="640"/>
          <w:marRight w:val="0"/>
          <w:marTop w:val="0"/>
          <w:marBottom w:val="0"/>
          <w:divBdr>
            <w:top w:val="none" w:sz="0" w:space="0" w:color="auto"/>
            <w:left w:val="none" w:sz="0" w:space="0" w:color="auto"/>
            <w:bottom w:val="none" w:sz="0" w:space="0" w:color="auto"/>
            <w:right w:val="none" w:sz="0" w:space="0" w:color="auto"/>
          </w:divBdr>
        </w:div>
        <w:div w:id="741684257">
          <w:marLeft w:val="640"/>
          <w:marRight w:val="0"/>
          <w:marTop w:val="0"/>
          <w:marBottom w:val="0"/>
          <w:divBdr>
            <w:top w:val="none" w:sz="0" w:space="0" w:color="auto"/>
            <w:left w:val="none" w:sz="0" w:space="0" w:color="auto"/>
            <w:bottom w:val="none" w:sz="0" w:space="0" w:color="auto"/>
            <w:right w:val="none" w:sz="0" w:space="0" w:color="auto"/>
          </w:divBdr>
        </w:div>
        <w:div w:id="1697190097">
          <w:marLeft w:val="640"/>
          <w:marRight w:val="0"/>
          <w:marTop w:val="0"/>
          <w:marBottom w:val="0"/>
          <w:divBdr>
            <w:top w:val="none" w:sz="0" w:space="0" w:color="auto"/>
            <w:left w:val="none" w:sz="0" w:space="0" w:color="auto"/>
            <w:bottom w:val="none" w:sz="0" w:space="0" w:color="auto"/>
            <w:right w:val="none" w:sz="0" w:space="0" w:color="auto"/>
          </w:divBdr>
        </w:div>
        <w:div w:id="817501817">
          <w:marLeft w:val="640"/>
          <w:marRight w:val="0"/>
          <w:marTop w:val="0"/>
          <w:marBottom w:val="0"/>
          <w:divBdr>
            <w:top w:val="none" w:sz="0" w:space="0" w:color="auto"/>
            <w:left w:val="none" w:sz="0" w:space="0" w:color="auto"/>
            <w:bottom w:val="none" w:sz="0" w:space="0" w:color="auto"/>
            <w:right w:val="none" w:sz="0" w:space="0" w:color="auto"/>
          </w:divBdr>
        </w:div>
        <w:div w:id="900676152">
          <w:marLeft w:val="640"/>
          <w:marRight w:val="0"/>
          <w:marTop w:val="0"/>
          <w:marBottom w:val="0"/>
          <w:divBdr>
            <w:top w:val="none" w:sz="0" w:space="0" w:color="auto"/>
            <w:left w:val="none" w:sz="0" w:space="0" w:color="auto"/>
            <w:bottom w:val="none" w:sz="0" w:space="0" w:color="auto"/>
            <w:right w:val="none" w:sz="0" w:space="0" w:color="auto"/>
          </w:divBdr>
        </w:div>
        <w:div w:id="129714845">
          <w:marLeft w:val="640"/>
          <w:marRight w:val="0"/>
          <w:marTop w:val="0"/>
          <w:marBottom w:val="0"/>
          <w:divBdr>
            <w:top w:val="none" w:sz="0" w:space="0" w:color="auto"/>
            <w:left w:val="none" w:sz="0" w:space="0" w:color="auto"/>
            <w:bottom w:val="none" w:sz="0" w:space="0" w:color="auto"/>
            <w:right w:val="none" w:sz="0" w:space="0" w:color="auto"/>
          </w:divBdr>
        </w:div>
        <w:div w:id="291987974">
          <w:marLeft w:val="640"/>
          <w:marRight w:val="0"/>
          <w:marTop w:val="0"/>
          <w:marBottom w:val="0"/>
          <w:divBdr>
            <w:top w:val="none" w:sz="0" w:space="0" w:color="auto"/>
            <w:left w:val="none" w:sz="0" w:space="0" w:color="auto"/>
            <w:bottom w:val="none" w:sz="0" w:space="0" w:color="auto"/>
            <w:right w:val="none" w:sz="0" w:space="0" w:color="auto"/>
          </w:divBdr>
        </w:div>
        <w:div w:id="798036519">
          <w:marLeft w:val="640"/>
          <w:marRight w:val="0"/>
          <w:marTop w:val="0"/>
          <w:marBottom w:val="0"/>
          <w:divBdr>
            <w:top w:val="none" w:sz="0" w:space="0" w:color="auto"/>
            <w:left w:val="none" w:sz="0" w:space="0" w:color="auto"/>
            <w:bottom w:val="none" w:sz="0" w:space="0" w:color="auto"/>
            <w:right w:val="none" w:sz="0" w:space="0" w:color="auto"/>
          </w:divBdr>
        </w:div>
        <w:div w:id="1918973538">
          <w:marLeft w:val="640"/>
          <w:marRight w:val="0"/>
          <w:marTop w:val="0"/>
          <w:marBottom w:val="0"/>
          <w:divBdr>
            <w:top w:val="none" w:sz="0" w:space="0" w:color="auto"/>
            <w:left w:val="none" w:sz="0" w:space="0" w:color="auto"/>
            <w:bottom w:val="none" w:sz="0" w:space="0" w:color="auto"/>
            <w:right w:val="none" w:sz="0" w:space="0" w:color="auto"/>
          </w:divBdr>
        </w:div>
        <w:div w:id="1560094345">
          <w:marLeft w:val="640"/>
          <w:marRight w:val="0"/>
          <w:marTop w:val="0"/>
          <w:marBottom w:val="0"/>
          <w:divBdr>
            <w:top w:val="none" w:sz="0" w:space="0" w:color="auto"/>
            <w:left w:val="none" w:sz="0" w:space="0" w:color="auto"/>
            <w:bottom w:val="none" w:sz="0" w:space="0" w:color="auto"/>
            <w:right w:val="none" w:sz="0" w:space="0" w:color="auto"/>
          </w:divBdr>
        </w:div>
      </w:divsChild>
    </w:div>
    <w:div w:id="1916743135">
      <w:bodyDiv w:val="1"/>
      <w:marLeft w:val="0"/>
      <w:marRight w:val="0"/>
      <w:marTop w:val="0"/>
      <w:marBottom w:val="0"/>
      <w:divBdr>
        <w:top w:val="none" w:sz="0" w:space="0" w:color="auto"/>
        <w:left w:val="none" w:sz="0" w:space="0" w:color="auto"/>
        <w:bottom w:val="none" w:sz="0" w:space="0" w:color="auto"/>
        <w:right w:val="none" w:sz="0" w:space="0" w:color="auto"/>
      </w:divBdr>
      <w:divsChild>
        <w:div w:id="2108652958">
          <w:marLeft w:val="640"/>
          <w:marRight w:val="0"/>
          <w:marTop w:val="0"/>
          <w:marBottom w:val="0"/>
          <w:divBdr>
            <w:top w:val="none" w:sz="0" w:space="0" w:color="auto"/>
            <w:left w:val="none" w:sz="0" w:space="0" w:color="auto"/>
            <w:bottom w:val="none" w:sz="0" w:space="0" w:color="auto"/>
            <w:right w:val="none" w:sz="0" w:space="0" w:color="auto"/>
          </w:divBdr>
        </w:div>
        <w:div w:id="1387492840">
          <w:marLeft w:val="640"/>
          <w:marRight w:val="0"/>
          <w:marTop w:val="0"/>
          <w:marBottom w:val="0"/>
          <w:divBdr>
            <w:top w:val="none" w:sz="0" w:space="0" w:color="auto"/>
            <w:left w:val="none" w:sz="0" w:space="0" w:color="auto"/>
            <w:bottom w:val="none" w:sz="0" w:space="0" w:color="auto"/>
            <w:right w:val="none" w:sz="0" w:space="0" w:color="auto"/>
          </w:divBdr>
        </w:div>
        <w:div w:id="1879512340">
          <w:marLeft w:val="640"/>
          <w:marRight w:val="0"/>
          <w:marTop w:val="0"/>
          <w:marBottom w:val="0"/>
          <w:divBdr>
            <w:top w:val="none" w:sz="0" w:space="0" w:color="auto"/>
            <w:left w:val="none" w:sz="0" w:space="0" w:color="auto"/>
            <w:bottom w:val="none" w:sz="0" w:space="0" w:color="auto"/>
            <w:right w:val="none" w:sz="0" w:space="0" w:color="auto"/>
          </w:divBdr>
        </w:div>
        <w:div w:id="462651350">
          <w:marLeft w:val="640"/>
          <w:marRight w:val="0"/>
          <w:marTop w:val="0"/>
          <w:marBottom w:val="0"/>
          <w:divBdr>
            <w:top w:val="none" w:sz="0" w:space="0" w:color="auto"/>
            <w:left w:val="none" w:sz="0" w:space="0" w:color="auto"/>
            <w:bottom w:val="none" w:sz="0" w:space="0" w:color="auto"/>
            <w:right w:val="none" w:sz="0" w:space="0" w:color="auto"/>
          </w:divBdr>
        </w:div>
        <w:div w:id="1598444084">
          <w:marLeft w:val="640"/>
          <w:marRight w:val="0"/>
          <w:marTop w:val="0"/>
          <w:marBottom w:val="0"/>
          <w:divBdr>
            <w:top w:val="none" w:sz="0" w:space="0" w:color="auto"/>
            <w:left w:val="none" w:sz="0" w:space="0" w:color="auto"/>
            <w:bottom w:val="none" w:sz="0" w:space="0" w:color="auto"/>
            <w:right w:val="none" w:sz="0" w:space="0" w:color="auto"/>
          </w:divBdr>
        </w:div>
        <w:div w:id="663821904">
          <w:marLeft w:val="640"/>
          <w:marRight w:val="0"/>
          <w:marTop w:val="0"/>
          <w:marBottom w:val="0"/>
          <w:divBdr>
            <w:top w:val="none" w:sz="0" w:space="0" w:color="auto"/>
            <w:left w:val="none" w:sz="0" w:space="0" w:color="auto"/>
            <w:bottom w:val="none" w:sz="0" w:space="0" w:color="auto"/>
            <w:right w:val="none" w:sz="0" w:space="0" w:color="auto"/>
          </w:divBdr>
        </w:div>
      </w:divsChild>
    </w:div>
    <w:div w:id="1931353714">
      <w:bodyDiv w:val="1"/>
      <w:marLeft w:val="0"/>
      <w:marRight w:val="0"/>
      <w:marTop w:val="0"/>
      <w:marBottom w:val="0"/>
      <w:divBdr>
        <w:top w:val="none" w:sz="0" w:space="0" w:color="auto"/>
        <w:left w:val="none" w:sz="0" w:space="0" w:color="auto"/>
        <w:bottom w:val="none" w:sz="0" w:space="0" w:color="auto"/>
        <w:right w:val="none" w:sz="0" w:space="0" w:color="auto"/>
      </w:divBdr>
      <w:divsChild>
        <w:div w:id="626352274">
          <w:marLeft w:val="640"/>
          <w:marRight w:val="0"/>
          <w:marTop w:val="0"/>
          <w:marBottom w:val="0"/>
          <w:divBdr>
            <w:top w:val="none" w:sz="0" w:space="0" w:color="auto"/>
            <w:left w:val="none" w:sz="0" w:space="0" w:color="auto"/>
            <w:bottom w:val="none" w:sz="0" w:space="0" w:color="auto"/>
            <w:right w:val="none" w:sz="0" w:space="0" w:color="auto"/>
          </w:divBdr>
        </w:div>
      </w:divsChild>
    </w:div>
    <w:div w:id="1945531797">
      <w:bodyDiv w:val="1"/>
      <w:marLeft w:val="0"/>
      <w:marRight w:val="0"/>
      <w:marTop w:val="0"/>
      <w:marBottom w:val="0"/>
      <w:divBdr>
        <w:top w:val="none" w:sz="0" w:space="0" w:color="auto"/>
        <w:left w:val="none" w:sz="0" w:space="0" w:color="auto"/>
        <w:bottom w:val="none" w:sz="0" w:space="0" w:color="auto"/>
        <w:right w:val="none" w:sz="0" w:space="0" w:color="auto"/>
      </w:divBdr>
      <w:divsChild>
        <w:div w:id="2059938567">
          <w:marLeft w:val="640"/>
          <w:marRight w:val="0"/>
          <w:marTop w:val="0"/>
          <w:marBottom w:val="0"/>
          <w:divBdr>
            <w:top w:val="none" w:sz="0" w:space="0" w:color="auto"/>
            <w:left w:val="none" w:sz="0" w:space="0" w:color="auto"/>
            <w:bottom w:val="none" w:sz="0" w:space="0" w:color="auto"/>
            <w:right w:val="none" w:sz="0" w:space="0" w:color="auto"/>
          </w:divBdr>
        </w:div>
        <w:div w:id="1049769302">
          <w:marLeft w:val="640"/>
          <w:marRight w:val="0"/>
          <w:marTop w:val="0"/>
          <w:marBottom w:val="0"/>
          <w:divBdr>
            <w:top w:val="none" w:sz="0" w:space="0" w:color="auto"/>
            <w:left w:val="none" w:sz="0" w:space="0" w:color="auto"/>
            <w:bottom w:val="none" w:sz="0" w:space="0" w:color="auto"/>
            <w:right w:val="none" w:sz="0" w:space="0" w:color="auto"/>
          </w:divBdr>
        </w:div>
        <w:div w:id="741176002">
          <w:marLeft w:val="640"/>
          <w:marRight w:val="0"/>
          <w:marTop w:val="0"/>
          <w:marBottom w:val="0"/>
          <w:divBdr>
            <w:top w:val="none" w:sz="0" w:space="0" w:color="auto"/>
            <w:left w:val="none" w:sz="0" w:space="0" w:color="auto"/>
            <w:bottom w:val="none" w:sz="0" w:space="0" w:color="auto"/>
            <w:right w:val="none" w:sz="0" w:space="0" w:color="auto"/>
          </w:divBdr>
        </w:div>
        <w:div w:id="435322728">
          <w:marLeft w:val="640"/>
          <w:marRight w:val="0"/>
          <w:marTop w:val="0"/>
          <w:marBottom w:val="0"/>
          <w:divBdr>
            <w:top w:val="none" w:sz="0" w:space="0" w:color="auto"/>
            <w:left w:val="none" w:sz="0" w:space="0" w:color="auto"/>
            <w:bottom w:val="none" w:sz="0" w:space="0" w:color="auto"/>
            <w:right w:val="none" w:sz="0" w:space="0" w:color="auto"/>
          </w:divBdr>
        </w:div>
        <w:div w:id="1539850743">
          <w:marLeft w:val="640"/>
          <w:marRight w:val="0"/>
          <w:marTop w:val="0"/>
          <w:marBottom w:val="0"/>
          <w:divBdr>
            <w:top w:val="none" w:sz="0" w:space="0" w:color="auto"/>
            <w:left w:val="none" w:sz="0" w:space="0" w:color="auto"/>
            <w:bottom w:val="none" w:sz="0" w:space="0" w:color="auto"/>
            <w:right w:val="none" w:sz="0" w:space="0" w:color="auto"/>
          </w:divBdr>
        </w:div>
        <w:div w:id="1280720606">
          <w:marLeft w:val="640"/>
          <w:marRight w:val="0"/>
          <w:marTop w:val="0"/>
          <w:marBottom w:val="0"/>
          <w:divBdr>
            <w:top w:val="none" w:sz="0" w:space="0" w:color="auto"/>
            <w:left w:val="none" w:sz="0" w:space="0" w:color="auto"/>
            <w:bottom w:val="none" w:sz="0" w:space="0" w:color="auto"/>
            <w:right w:val="none" w:sz="0" w:space="0" w:color="auto"/>
          </w:divBdr>
        </w:div>
        <w:div w:id="1914780786">
          <w:marLeft w:val="640"/>
          <w:marRight w:val="0"/>
          <w:marTop w:val="0"/>
          <w:marBottom w:val="0"/>
          <w:divBdr>
            <w:top w:val="none" w:sz="0" w:space="0" w:color="auto"/>
            <w:left w:val="none" w:sz="0" w:space="0" w:color="auto"/>
            <w:bottom w:val="none" w:sz="0" w:space="0" w:color="auto"/>
            <w:right w:val="none" w:sz="0" w:space="0" w:color="auto"/>
          </w:divBdr>
        </w:div>
        <w:div w:id="100344857">
          <w:marLeft w:val="640"/>
          <w:marRight w:val="0"/>
          <w:marTop w:val="0"/>
          <w:marBottom w:val="0"/>
          <w:divBdr>
            <w:top w:val="none" w:sz="0" w:space="0" w:color="auto"/>
            <w:left w:val="none" w:sz="0" w:space="0" w:color="auto"/>
            <w:bottom w:val="none" w:sz="0" w:space="0" w:color="auto"/>
            <w:right w:val="none" w:sz="0" w:space="0" w:color="auto"/>
          </w:divBdr>
        </w:div>
        <w:div w:id="1448503288">
          <w:marLeft w:val="640"/>
          <w:marRight w:val="0"/>
          <w:marTop w:val="0"/>
          <w:marBottom w:val="0"/>
          <w:divBdr>
            <w:top w:val="none" w:sz="0" w:space="0" w:color="auto"/>
            <w:left w:val="none" w:sz="0" w:space="0" w:color="auto"/>
            <w:bottom w:val="none" w:sz="0" w:space="0" w:color="auto"/>
            <w:right w:val="none" w:sz="0" w:space="0" w:color="auto"/>
          </w:divBdr>
        </w:div>
        <w:div w:id="1233273183">
          <w:marLeft w:val="640"/>
          <w:marRight w:val="0"/>
          <w:marTop w:val="0"/>
          <w:marBottom w:val="0"/>
          <w:divBdr>
            <w:top w:val="none" w:sz="0" w:space="0" w:color="auto"/>
            <w:left w:val="none" w:sz="0" w:space="0" w:color="auto"/>
            <w:bottom w:val="none" w:sz="0" w:space="0" w:color="auto"/>
            <w:right w:val="none" w:sz="0" w:space="0" w:color="auto"/>
          </w:divBdr>
        </w:div>
        <w:div w:id="1962878980">
          <w:marLeft w:val="640"/>
          <w:marRight w:val="0"/>
          <w:marTop w:val="0"/>
          <w:marBottom w:val="0"/>
          <w:divBdr>
            <w:top w:val="none" w:sz="0" w:space="0" w:color="auto"/>
            <w:left w:val="none" w:sz="0" w:space="0" w:color="auto"/>
            <w:bottom w:val="none" w:sz="0" w:space="0" w:color="auto"/>
            <w:right w:val="none" w:sz="0" w:space="0" w:color="auto"/>
          </w:divBdr>
        </w:div>
        <w:div w:id="701712659">
          <w:marLeft w:val="640"/>
          <w:marRight w:val="0"/>
          <w:marTop w:val="0"/>
          <w:marBottom w:val="0"/>
          <w:divBdr>
            <w:top w:val="none" w:sz="0" w:space="0" w:color="auto"/>
            <w:left w:val="none" w:sz="0" w:space="0" w:color="auto"/>
            <w:bottom w:val="none" w:sz="0" w:space="0" w:color="auto"/>
            <w:right w:val="none" w:sz="0" w:space="0" w:color="auto"/>
          </w:divBdr>
        </w:div>
        <w:div w:id="1975283493">
          <w:marLeft w:val="640"/>
          <w:marRight w:val="0"/>
          <w:marTop w:val="0"/>
          <w:marBottom w:val="0"/>
          <w:divBdr>
            <w:top w:val="none" w:sz="0" w:space="0" w:color="auto"/>
            <w:left w:val="none" w:sz="0" w:space="0" w:color="auto"/>
            <w:bottom w:val="none" w:sz="0" w:space="0" w:color="auto"/>
            <w:right w:val="none" w:sz="0" w:space="0" w:color="auto"/>
          </w:divBdr>
        </w:div>
        <w:div w:id="108011011">
          <w:marLeft w:val="640"/>
          <w:marRight w:val="0"/>
          <w:marTop w:val="0"/>
          <w:marBottom w:val="0"/>
          <w:divBdr>
            <w:top w:val="none" w:sz="0" w:space="0" w:color="auto"/>
            <w:left w:val="none" w:sz="0" w:space="0" w:color="auto"/>
            <w:bottom w:val="none" w:sz="0" w:space="0" w:color="auto"/>
            <w:right w:val="none" w:sz="0" w:space="0" w:color="auto"/>
          </w:divBdr>
        </w:div>
        <w:div w:id="2020816249">
          <w:marLeft w:val="640"/>
          <w:marRight w:val="0"/>
          <w:marTop w:val="0"/>
          <w:marBottom w:val="0"/>
          <w:divBdr>
            <w:top w:val="none" w:sz="0" w:space="0" w:color="auto"/>
            <w:left w:val="none" w:sz="0" w:space="0" w:color="auto"/>
            <w:bottom w:val="none" w:sz="0" w:space="0" w:color="auto"/>
            <w:right w:val="none" w:sz="0" w:space="0" w:color="auto"/>
          </w:divBdr>
        </w:div>
        <w:div w:id="1976717811">
          <w:marLeft w:val="640"/>
          <w:marRight w:val="0"/>
          <w:marTop w:val="0"/>
          <w:marBottom w:val="0"/>
          <w:divBdr>
            <w:top w:val="none" w:sz="0" w:space="0" w:color="auto"/>
            <w:left w:val="none" w:sz="0" w:space="0" w:color="auto"/>
            <w:bottom w:val="none" w:sz="0" w:space="0" w:color="auto"/>
            <w:right w:val="none" w:sz="0" w:space="0" w:color="auto"/>
          </w:divBdr>
        </w:div>
        <w:div w:id="2096433329">
          <w:marLeft w:val="640"/>
          <w:marRight w:val="0"/>
          <w:marTop w:val="0"/>
          <w:marBottom w:val="0"/>
          <w:divBdr>
            <w:top w:val="none" w:sz="0" w:space="0" w:color="auto"/>
            <w:left w:val="none" w:sz="0" w:space="0" w:color="auto"/>
            <w:bottom w:val="none" w:sz="0" w:space="0" w:color="auto"/>
            <w:right w:val="none" w:sz="0" w:space="0" w:color="auto"/>
          </w:divBdr>
        </w:div>
        <w:div w:id="3292206">
          <w:marLeft w:val="640"/>
          <w:marRight w:val="0"/>
          <w:marTop w:val="0"/>
          <w:marBottom w:val="0"/>
          <w:divBdr>
            <w:top w:val="none" w:sz="0" w:space="0" w:color="auto"/>
            <w:left w:val="none" w:sz="0" w:space="0" w:color="auto"/>
            <w:bottom w:val="none" w:sz="0" w:space="0" w:color="auto"/>
            <w:right w:val="none" w:sz="0" w:space="0" w:color="auto"/>
          </w:divBdr>
        </w:div>
        <w:div w:id="1124812760">
          <w:marLeft w:val="640"/>
          <w:marRight w:val="0"/>
          <w:marTop w:val="0"/>
          <w:marBottom w:val="0"/>
          <w:divBdr>
            <w:top w:val="none" w:sz="0" w:space="0" w:color="auto"/>
            <w:left w:val="none" w:sz="0" w:space="0" w:color="auto"/>
            <w:bottom w:val="none" w:sz="0" w:space="0" w:color="auto"/>
            <w:right w:val="none" w:sz="0" w:space="0" w:color="auto"/>
          </w:divBdr>
        </w:div>
        <w:div w:id="950167966">
          <w:marLeft w:val="640"/>
          <w:marRight w:val="0"/>
          <w:marTop w:val="0"/>
          <w:marBottom w:val="0"/>
          <w:divBdr>
            <w:top w:val="none" w:sz="0" w:space="0" w:color="auto"/>
            <w:left w:val="none" w:sz="0" w:space="0" w:color="auto"/>
            <w:bottom w:val="none" w:sz="0" w:space="0" w:color="auto"/>
            <w:right w:val="none" w:sz="0" w:space="0" w:color="auto"/>
          </w:divBdr>
        </w:div>
      </w:divsChild>
    </w:div>
    <w:div w:id="1947539562">
      <w:bodyDiv w:val="1"/>
      <w:marLeft w:val="0"/>
      <w:marRight w:val="0"/>
      <w:marTop w:val="0"/>
      <w:marBottom w:val="0"/>
      <w:divBdr>
        <w:top w:val="none" w:sz="0" w:space="0" w:color="auto"/>
        <w:left w:val="none" w:sz="0" w:space="0" w:color="auto"/>
        <w:bottom w:val="none" w:sz="0" w:space="0" w:color="auto"/>
        <w:right w:val="none" w:sz="0" w:space="0" w:color="auto"/>
      </w:divBdr>
      <w:divsChild>
        <w:div w:id="1632710022">
          <w:marLeft w:val="640"/>
          <w:marRight w:val="0"/>
          <w:marTop w:val="0"/>
          <w:marBottom w:val="0"/>
          <w:divBdr>
            <w:top w:val="none" w:sz="0" w:space="0" w:color="auto"/>
            <w:left w:val="none" w:sz="0" w:space="0" w:color="auto"/>
            <w:bottom w:val="none" w:sz="0" w:space="0" w:color="auto"/>
            <w:right w:val="none" w:sz="0" w:space="0" w:color="auto"/>
          </w:divBdr>
        </w:div>
        <w:div w:id="239364086">
          <w:marLeft w:val="640"/>
          <w:marRight w:val="0"/>
          <w:marTop w:val="0"/>
          <w:marBottom w:val="0"/>
          <w:divBdr>
            <w:top w:val="none" w:sz="0" w:space="0" w:color="auto"/>
            <w:left w:val="none" w:sz="0" w:space="0" w:color="auto"/>
            <w:bottom w:val="none" w:sz="0" w:space="0" w:color="auto"/>
            <w:right w:val="none" w:sz="0" w:space="0" w:color="auto"/>
          </w:divBdr>
        </w:div>
        <w:div w:id="1972438110">
          <w:marLeft w:val="640"/>
          <w:marRight w:val="0"/>
          <w:marTop w:val="0"/>
          <w:marBottom w:val="0"/>
          <w:divBdr>
            <w:top w:val="none" w:sz="0" w:space="0" w:color="auto"/>
            <w:left w:val="none" w:sz="0" w:space="0" w:color="auto"/>
            <w:bottom w:val="none" w:sz="0" w:space="0" w:color="auto"/>
            <w:right w:val="none" w:sz="0" w:space="0" w:color="auto"/>
          </w:divBdr>
        </w:div>
        <w:div w:id="115872994">
          <w:marLeft w:val="640"/>
          <w:marRight w:val="0"/>
          <w:marTop w:val="0"/>
          <w:marBottom w:val="0"/>
          <w:divBdr>
            <w:top w:val="none" w:sz="0" w:space="0" w:color="auto"/>
            <w:left w:val="none" w:sz="0" w:space="0" w:color="auto"/>
            <w:bottom w:val="none" w:sz="0" w:space="0" w:color="auto"/>
            <w:right w:val="none" w:sz="0" w:space="0" w:color="auto"/>
          </w:divBdr>
        </w:div>
        <w:div w:id="779375075">
          <w:marLeft w:val="640"/>
          <w:marRight w:val="0"/>
          <w:marTop w:val="0"/>
          <w:marBottom w:val="0"/>
          <w:divBdr>
            <w:top w:val="none" w:sz="0" w:space="0" w:color="auto"/>
            <w:left w:val="none" w:sz="0" w:space="0" w:color="auto"/>
            <w:bottom w:val="none" w:sz="0" w:space="0" w:color="auto"/>
            <w:right w:val="none" w:sz="0" w:space="0" w:color="auto"/>
          </w:divBdr>
        </w:div>
        <w:div w:id="307907609">
          <w:marLeft w:val="640"/>
          <w:marRight w:val="0"/>
          <w:marTop w:val="0"/>
          <w:marBottom w:val="0"/>
          <w:divBdr>
            <w:top w:val="none" w:sz="0" w:space="0" w:color="auto"/>
            <w:left w:val="none" w:sz="0" w:space="0" w:color="auto"/>
            <w:bottom w:val="none" w:sz="0" w:space="0" w:color="auto"/>
            <w:right w:val="none" w:sz="0" w:space="0" w:color="auto"/>
          </w:divBdr>
        </w:div>
        <w:div w:id="1866359067">
          <w:marLeft w:val="640"/>
          <w:marRight w:val="0"/>
          <w:marTop w:val="0"/>
          <w:marBottom w:val="0"/>
          <w:divBdr>
            <w:top w:val="none" w:sz="0" w:space="0" w:color="auto"/>
            <w:left w:val="none" w:sz="0" w:space="0" w:color="auto"/>
            <w:bottom w:val="none" w:sz="0" w:space="0" w:color="auto"/>
            <w:right w:val="none" w:sz="0" w:space="0" w:color="auto"/>
          </w:divBdr>
        </w:div>
        <w:div w:id="1639989389">
          <w:marLeft w:val="640"/>
          <w:marRight w:val="0"/>
          <w:marTop w:val="0"/>
          <w:marBottom w:val="0"/>
          <w:divBdr>
            <w:top w:val="none" w:sz="0" w:space="0" w:color="auto"/>
            <w:left w:val="none" w:sz="0" w:space="0" w:color="auto"/>
            <w:bottom w:val="none" w:sz="0" w:space="0" w:color="auto"/>
            <w:right w:val="none" w:sz="0" w:space="0" w:color="auto"/>
          </w:divBdr>
        </w:div>
        <w:div w:id="2140803242">
          <w:marLeft w:val="640"/>
          <w:marRight w:val="0"/>
          <w:marTop w:val="0"/>
          <w:marBottom w:val="0"/>
          <w:divBdr>
            <w:top w:val="none" w:sz="0" w:space="0" w:color="auto"/>
            <w:left w:val="none" w:sz="0" w:space="0" w:color="auto"/>
            <w:bottom w:val="none" w:sz="0" w:space="0" w:color="auto"/>
            <w:right w:val="none" w:sz="0" w:space="0" w:color="auto"/>
          </w:divBdr>
        </w:div>
        <w:div w:id="1688285251">
          <w:marLeft w:val="640"/>
          <w:marRight w:val="0"/>
          <w:marTop w:val="0"/>
          <w:marBottom w:val="0"/>
          <w:divBdr>
            <w:top w:val="none" w:sz="0" w:space="0" w:color="auto"/>
            <w:left w:val="none" w:sz="0" w:space="0" w:color="auto"/>
            <w:bottom w:val="none" w:sz="0" w:space="0" w:color="auto"/>
            <w:right w:val="none" w:sz="0" w:space="0" w:color="auto"/>
          </w:divBdr>
        </w:div>
        <w:div w:id="382295783">
          <w:marLeft w:val="640"/>
          <w:marRight w:val="0"/>
          <w:marTop w:val="0"/>
          <w:marBottom w:val="0"/>
          <w:divBdr>
            <w:top w:val="none" w:sz="0" w:space="0" w:color="auto"/>
            <w:left w:val="none" w:sz="0" w:space="0" w:color="auto"/>
            <w:bottom w:val="none" w:sz="0" w:space="0" w:color="auto"/>
            <w:right w:val="none" w:sz="0" w:space="0" w:color="auto"/>
          </w:divBdr>
        </w:div>
        <w:div w:id="1551727419">
          <w:marLeft w:val="640"/>
          <w:marRight w:val="0"/>
          <w:marTop w:val="0"/>
          <w:marBottom w:val="0"/>
          <w:divBdr>
            <w:top w:val="none" w:sz="0" w:space="0" w:color="auto"/>
            <w:left w:val="none" w:sz="0" w:space="0" w:color="auto"/>
            <w:bottom w:val="none" w:sz="0" w:space="0" w:color="auto"/>
            <w:right w:val="none" w:sz="0" w:space="0" w:color="auto"/>
          </w:divBdr>
        </w:div>
        <w:div w:id="604046533">
          <w:marLeft w:val="640"/>
          <w:marRight w:val="0"/>
          <w:marTop w:val="0"/>
          <w:marBottom w:val="0"/>
          <w:divBdr>
            <w:top w:val="none" w:sz="0" w:space="0" w:color="auto"/>
            <w:left w:val="none" w:sz="0" w:space="0" w:color="auto"/>
            <w:bottom w:val="none" w:sz="0" w:space="0" w:color="auto"/>
            <w:right w:val="none" w:sz="0" w:space="0" w:color="auto"/>
          </w:divBdr>
        </w:div>
        <w:div w:id="323780552">
          <w:marLeft w:val="640"/>
          <w:marRight w:val="0"/>
          <w:marTop w:val="0"/>
          <w:marBottom w:val="0"/>
          <w:divBdr>
            <w:top w:val="none" w:sz="0" w:space="0" w:color="auto"/>
            <w:left w:val="none" w:sz="0" w:space="0" w:color="auto"/>
            <w:bottom w:val="none" w:sz="0" w:space="0" w:color="auto"/>
            <w:right w:val="none" w:sz="0" w:space="0" w:color="auto"/>
          </w:divBdr>
        </w:div>
        <w:div w:id="1367674955">
          <w:marLeft w:val="640"/>
          <w:marRight w:val="0"/>
          <w:marTop w:val="0"/>
          <w:marBottom w:val="0"/>
          <w:divBdr>
            <w:top w:val="none" w:sz="0" w:space="0" w:color="auto"/>
            <w:left w:val="none" w:sz="0" w:space="0" w:color="auto"/>
            <w:bottom w:val="none" w:sz="0" w:space="0" w:color="auto"/>
            <w:right w:val="none" w:sz="0" w:space="0" w:color="auto"/>
          </w:divBdr>
        </w:div>
        <w:div w:id="573203725">
          <w:marLeft w:val="640"/>
          <w:marRight w:val="0"/>
          <w:marTop w:val="0"/>
          <w:marBottom w:val="0"/>
          <w:divBdr>
            <w:top w:val="none" w:sz="0" w:space="0" w:color="auto"/>
            <w:left w:val="none" w:sz="0" w:space="0" w:color="auto"/>
            <w:bottom w:val="none" w:sz="0" w:space="0" w:color="auto"/>
            <w:right w:val="none" w:sz="0" w:space="0" w:color="auto"/>
          </w:divBdr>
        </w:div>
        <w:div w:id="987132348">
          <w:marLeft w:val="640"/>
          <w:marRight w:val="0"/>
          <w:marTop w:val="0"/>
          <w:marBottom w:val="0"/>
          <w:divBdr>
            <w:top w:val="none" w:sz="0" w:space="0" w:color="auto"/>
            <w:left w:val="none" w:sz="0" w:space="0" w:color="auto"/>
            <w:bottom w:val="none" w:sz="0" w:space="0" w:color="auto"/>
            <w:right w:val="none" w:sz="0" w:space="0" w:color="auto"/>
          </w:divBdr>
        </w:div>
        <w:div w:id="1414620507">
          <w:marLeft w:val="640"/>
          <w:marRight w:val="0"/>
          <w:marTop w:val="0"/>
          <w:marBottom w:val="0"/>
          <w:divBdr>
            <w:top w:val="none" w:sz="0" w:space="0" w:color="auto"/>
            <w:left w:val="none" w:sz="0" w:space="0" w:color="auto"/>
            <w:bottom w:val="none" w:sz="0" w:space="0" w:color="auto"/>
            <w:right w:val="none" w:sz="0" w:space="0" w:color="auto"/>
          </w:divBdr>
        </w:div>
        <w:div w:id="23680473">
          <w:marLeft w:val="640"/>
          <w:marRight w:val="0"/>
          <w:marTop w:val="0"/>
          <w:marBottom w:val="0"/>
          <w:divBdr>
            <w:top w:val="none" w:sz="0" w:space="0" w:color="auto"/>
            <w:left w:val="none" w:sz="0" w:space="0" w:color="auto"/>
            <w:bottom w:val="none" w:sz="0" w:space="0" w:color="auto"/>
            <w:right w:val="none" w:sz="0" w:space="0" w:color="auto"/>
          </w:divBdr>
        </w:div>
        <w:div w:id="2120908294">
          <w:marLeft w:val="640"/>
          <w:marRight w:val="0"/>
          <w:marTop w:val="0"/>
          <w:marBottom w:val="0"/>
          <w:divBdr>
            <w:top w:val="none" w:sz="0" w:space="0" w:color="auto"/>
            <w:left w:val="none" w:sz="0" w:space="0" w:color="auto"/>
            <w:bottom w:val="none" w:sz="0" w:space="0" w:color="auto"/>
            <w:right w:val="none" w:sz="0" w:space="0" w:color="auto"/>
          </w:divBdr>
        </w:div>
        <w:div w:id="1665623539">
          <w:marLeft w:val="640"/>
          <w:marRight w:val="0"/>
          <w:marTop w:val="0"/>
          <w:marBottom w:val="0"/>
          <w:divBdr>
            <w:top w:val="none" w:sz="0" w:space="0" w:color="auto"/>
            <w:left w:val="none" w:sz="0" w:space="0" w:color="auto"/>
            <w:bottom w:val="none" w:sz="0" w:space="0" w:color="auto"/>
            <w:right w:val="none" w:sz="0" w:space="0" w:color="auto"/>
          </w:divBdr>
        </w:div>
        <w:div w:id="784348752">
          <w:marLeft w:val="640"/>
          <w:marRight w:val="0"/>
          <w:marTop w:val="0"/>
          <w:marBottom w:val="0"/>
          <w:divBdr>
            <w:top w:val="none" w:sz="0" w:space="0" w:color="auto"/>
            <w:left w:val="none" w:sz="0" w:space="0" w:color="auto"/>
            <w:bottom w:val="none" w:sz="0" w:space="0" w:color="auto"/>
            <w:right w:val="none" w:sz="0" w:space="0" w:color="auto"/>
          </w:divBdr>
        </w:div>
        <w:div w:id="747652548">
          <w:marLeft w:val="640"/>
          <w:marRight w:val="0"/>
          <w:marTop w:val="0"/>
          <w:marBottom w:val="0"/>
          <w:divBdr>
            <w:top w:val="none" w:sz="0" w:space="0" w:color="auto"/>
            <w:left w:val="none" w:sz="0" w:space="0" w:color="auto"/>
            <w:bottom w:val="none" w:sz="0" w:space="0" w:color="auto"/>
            <w:right w:val="none" w:sz="0" w:space="0" w:color="auto"/>
          </w:divBdr>
        </w:div>
        <w:div w:id="419527798">
          <w:marLeft w:val="640"/>
          <w:marRight w:val="0"/>
          <w:marTop w:val="0"/>
          <w:marBottom w:val="0"/>
          <w:divBdr>
            <w:top w:val="none" w:sz="0" w:space="0" w:color="auto"/>
            <w:left w:val="none" w:sz="0" w:space="0" w:color="auto"/>
            <w:bottom w:val="none" w:sz="0" w:space="0" w:color="auto"/>
            <w:right w:val="none" w:sz="0" w:space="0" w:color="auto"/>
          </w:divBdr>
        </w:div>
        <w:div w:id="1455979785">
          <w:marLeft w:val="640"/>
          <w:marRight w:val="0"/>
          <w:marTop w:val="0"/>
          <w:marBottom w:val="0"/>
          <w:divBdr>
            <w:top w:val="none" w:sz="0" w:space="0" w:color="auto"/>
            <w:left w:val="none" w:sz="0" w:space="0" w:color="auto"/>
            <w:bottom w:val="none" w:sz="0" w:space="0" w:color="auto"/>
            <w:right w:val="none" w:sz="0" w:space="0" w:color="auto"/>
          </w:divBdr>
        </w:div>
      </w:divsChild>
    </w:div>
    <w:div w:id="1949778605">
      <w:bodyDiv w:val="1"/>
      <w:marLeft w:val="0"/>
      <w:marRight w:val="0"/>
      <w:marTop w:val="0"/>
      <w:marBottom w:val="0"/>
      <w:divBdr>
        <w:top w:val="none" w:sz="0" w:space="0" w:color="auto"/>
        <w:left w:val="none" w:sz="0" w:space="0" w:color="auto"/>
        <w:bottom w:val="none" w:sz="0" w:space="0" w:color="auto"/>
        <w:right w:val="none" w:sz="0" w:space="0" w:color="auto"/>
      </w:divBdr>
      <w:divsChild>
        <w:div w:id="997423126">
          <w:marLeft w:val="640"/>
          <w:marRight w:val="0"/>
          <w:marTop w:val="0"/>
          <w:marBottom w:val="0"/>
          <w:divBdr>
            <w:top w:val="none" w:sz="0" w:space="0" w:color="auto"/>
            <w:left w:val="none" w:sz="0" w:space="0" w:color="auto"/>
            <w:bottom w:val="none" w:sz="0" w:space="0" w:color="auto"/>
            <w:right w:val="none" w:sz="0" w:space="0" w:color="auto"/>
          </w:divBdr>
        </w:div>
        <w:div w:id="522086164">
          <w:marLeft w:val="640"/>
          <w:marRight w:val="0"/>
          <w:marTop w:val="0"/>
          <w:marBottom w:val="0"/>
          <w:divBdr>
            <w:top w:val="none" w:sz="0" w:space="0" w:color="auto"/>
            <w:left w:val="none" w:sz="0" w:space="0" w:color="auto"/>
            <w:bottom w:val="none" w:sz="0" w:space="0" w:color="auto"/>
            <w:right w:val="none" w:sz="0" w:space="0" w:color="auto"/>
          </w:divBdr>
        </w:div>
        <w:div w:id="336662378">
          <w:marLeft w:val="640"/>
          <w:marRight w:val="0"/>
          <w:marTop w:val="0"/>
          <w:marBottom w:val="0"/>
          <w:divBdr>
            <w:top w:val="none" w:sz="0" w:space="0" w:color="auto"/>
            <w:left w:val="none" w:sz="0" w:space="0" w:color="auto"/>
            <w:bottom w:val="none" w:sz="0" w:space="0" w:color="auto"/>
            <w:right w:val="none" w:sz="0" w:space="0" w:color="auto"/>
          </w:divBdr>
        </w:div>
        <w:div w:id="1728382459">
          <w:marLeft w:val="640"/>
          <w:marRight w:val="0"/>
          <w:marTop w:val="0"/>
          <w:marBottom w:val="0"/>
          <w:divBdr>
            <w:top w:val="none" w:sz="0" w:space="0" w:color="auto"/>
            <w:left w:val="none" w:sz="0" w:space="0" w:color="auto"/>
            <w:bottom w:val="none" w:sz="0" w:space="0" w:color="auto"/>
            <w:right w:val="none" w:sz="0" w:space="0" w:color="auto"/>
          </w:divBdr>
        </w:div>
        <w:div w:id="1970209080">
          <w:marLeft w:val="640"/>
          <w:marRight w:val="0"/>
          <w:marTop w:val="0"/>
          <w:marBottom w:val="0"/>
          <w:divBdr>
            <w:top w:val="none" w:sz="0" w:space="0" w:color="auto"/>
            <w:left w:val="none" w:sz="0" w:space="0" w:color="auto"/>
            <w:bottom w:val="none" w:sz="0" w:space="0" w:color="auto"/>
            <w:right w:val="none" w:sz="0" w:space="0" w:color="auto"/>
          </w:divBdr>
        </w:div>
        <w:div w:id="1100106859">
          <w:marLeft w:val="640"/>
          <w:marRight w:val="0"/>
          <w:marTop w:val="0"/>
          <w:marBottom w:val="0"/>
          <w:divBdr>
            <w:top w:val="none" w:sz="0" w:space="0" w:color="auto"/>
            <w:left w:val="none" w:sz="0" w:space="0" w:color="auto"/>
            <w:bottom w:val="none" w:sz="0" w:space="0" w:color="auto"/>
            <w:right w:val="none" w:sz="0" w:space="0" w:color="auto"/>
          </w:divBdr>
        </w:div>
        <w:div w:id="1048842248">
          <w:marLeft w:val="640"/>
          <w:marRight w:val="0"/>
          <w:marTop w:val="0"/>
          <w:marBottom w:val="0"/>
          <w:divBdr>
            <w:top w:val="none" w:sz="0" w:space="0" w:color="auto"/>
            <w:left w:val="none" w:sz="0" w:space="0" w:color="auto"/>
            <w:bottom w:val="none" w:sz="0" w:space="0" w:color="auto"/>
            <w:right w:val="none" w:sz="0" w:space="0" w:color="auto"/>
          </w:divBdr>
        </w:div>
        <w:div w:id="560679100">
          <w:marLeft w:val="640"/>
          <w:marRight w:val="0"/>
          <w:marTop w:val="0"/>
          <w:marBottom w:val="0"/>
          <w:divBdr>
            <w:top w:val="none" w:sz="0" w:space="0" w:color="auto"/>
            <w:left w:val="none" w:sz="0" w:space="0" w:color="auto"/>
            <w:bottom w:val="none" w:sz="0" w:space="0" w:color="auto"/>
            <w:right w:val="none" w:sz="0" w:space="0" w:color="auto"/>
          </w:divBdr>
        </w:div>
        <w:div w:id="2006280549">
          <w:marLeft w:val="640"/>
          <w:marRight w:val="0"/>
          <w:marTop w:val="0"/>
          <w:marBottom w:val="0"/>
          <w:divBdr>
            <w:top w:val="none" w:sz="0" w:space="0" w:color="auto"/>
            <w:left w:val="none" w:sz="0" w:space="0" w:color="auto"/>
            <w:bottom w:val="none" w:sz="0" w:space="0" w:color="auto"/>
            <w:right w:val="none" w:sz="0" w:space="0" w:color="auto"/>
          </w:divBdr>
        </w:div>
        <w:div w:id="2136436662">
          <w:marLeft w:val="640"/>
          <w:marRight w:val="0"/>
          <w:marTop w:val="0"/>
          <w:marBottom w:val="0"/>
          <w:divBdr>
            <w:top w:val="none" w:sz="0" w:space="0" w:color="auto"/>
            <w:left w:val="none" w:sz="0" w:space="0" w:color="auto"/>
            <w:bottom w:val="none" w:sz="0" w:space="0" w:color="auto"/>
            <w:right w:val="none" w:sz="0" w:space="0" w:color="auto"/>
          </w:divBdr>
        </w:div>
        <w:div w:id="1389382219">
          <w:marLeft w:val="640"/>
          <w:marRight w:val="0"/>
          <w:marTop w:val="0"/>
          <w:marBottom w:val="0"/>
          <w:divBdr>
            <w:top w:val="none" w:sz="0" w:space="0" w:color="auto"/>
            <w:left w:val="none" w:sz="0" w:space="0" w:color="auto"/>
            <w:bottom w:val="none" w:sz="0" w:space="0" w:color="auto"/>
            <w:right w:val="none" w:sz="0" w:space="0" w:color="auto"/>
          </w:divBdr>
        </w:div>
        <w:div w:id="1032615262">
          <w:marLeft w:val="640"/>
          <w:marRight w:val="0"/>
          <w:marTop w:val="0"/>
          <w:marBottom w:val="0"/>
          <w:divBdr>
            <w:top w:val="none" w:sz="0" w:space="0" w:color="auto"/>
            <w:left w:val="none" w:sz="0" w:space="0" w:color="auto"/>
            <w:bottom w:val="none" w:sz="0" w:space="0" w:color="auto"/>
            <w:right w:val="none" w:sz="0" w:space="0" w:color="auto"/>
          </w:divBdr>
        </w:div>
        <w:div w:id="1331058120">
          <w:marLeft w:val="640"/>
          <w:marRight w:val="0"/>
          <w:marTop w:val="0"/>
          <w:marBottom w:val="0"/>
          <w:divBdr>
            <w:top w:val="none" w:sz="0" w:space="0" w:color="auto"/>
            <w:left w:val="none" w:sz="0" w:space="0" w:color="auto"/>
            <w:bottom w:val="none" w:sz="0" w:space="0" w:color="auto"/>
            <w:right w:val="none" w:sz="0" w:space="0" w:color="auto"/>
          </w:divBdr>
        </w:div>
        <w:div w:id="2052683433">
          <w:marLeft w:val="640"/>
          <w:marRight w:val="0"/>
          <w:marTop w:val="0"/>
          <w:marBottom w:val="0"/>
          <w:divBdr>
            <w:top w:val="none" w:sz="0" w:space="0" w:color="auto"/>
            <w:left w:val="none" w:sz="0" w:space="0" w:color="auto"/>
            <w:bottom w:val="none" w:sz="0" w:space="0" w:color="auto"/>
            <w:right w:val="none" w:sz="0" w:space="0" w:color="auto"/>
          </w:divBdr>
        </w:div>
        <w:div w:id="1342708185">
          <w:marLeft w:val="640"/>
          <w:marRight w:val="0"/>
          <w:marTop w:val="0"/>
          <w:marBottom w:val="0"/>
          <w:divBdr>
            <w:top w:val="none" w:sz="0" w:space="0" w:color="auto"/>
            <w:left w:val="none" w:sz="0" w:space="0" w:color="auto"/>
            <w:bottom w:val="none" w:sz="0" w:space="0" w:color="auto"/>
            <w:right w:val="none" w:sz="0" w:space="0" w:color="auto"/>
          </w:divBdr>
        </w:div>
        <w:div w:id="375617933">
          <w:marLeft w:val="640"/>
          <w:marRight w:val="0"/>
          <w:marTop w:val="0"/>
          <w:marBottom w:val="0"/>
          <w:divBdr>
            <w:top w:val="none" w:sz="0" w:space="0" w:color="auto"/>
            <w:left w:val="none" w:sz="0" w:space="0" w:color="auto"/>
            <w:bottom w:val="none" w:sz="0" w:space="0" w:color="auto"/>
            <w:right w:val="none" w:sz="0" w:space="0" w:color="auto"/>
          </w:divBdr>
        </w:div>
        <w:div w:id="1379624825">
          <w:marLeft w:val="640"/>
          <w:marRight w:val="0"/>
          <w:marTop w:val="0"/>
          <w:marBottom w:val="0"/>
          <w:divBdr>
            <w:top w:val="none" w:sz="0" w:space="0" w:color="auto"/>
            <w:left w:val="none" w:sz="0" w:space="0" w:color="auto"/>
            <w:bottom w:val="none" w:sz="0" w:space="0" w:color="auto"/>
            <w:right w:val="none" w:sz="0" w:space="0" w:color="auto"/>
          </w:divBdr>
        </w:div>
        <w:div w:id="723942127">
          <w:marLeft w:val="640"/>
          <w:marRight w:val="0"/>
          <w:marTop w:val="0"/>
          <w:marBottom w:val="0"/>
          <w:divBdr>
            <w:top w:val="none" w:sz="0" w:space="0" w:color="auto"/>
            <w:left w:val="none" w:sz="0" w:space="0" w:color="auto"/>
            <w:bottom w:val="none" w:sz="0" w:space="0" w:color="auto"/>
            <w:right w:val="none" w:sz="0" w:space="0" w:color="auto"/>
          </w:divBdr>
        </w:div>
        <w:div w:id="1269236553">
          <w:marLeft w:val="640"/>
          <w:marRight w:val="0"/>
          <w:marTop w:val="0"/>
          <w:marBottom w:val="0"/>
          <w:divBdr>
            <w:top w:val="none" w:sz="0" w:space="0" w:color="auto"/>
            <w:left w:val="none" w:sz="0" w:space="0" w:color="auto"/>
            <w:bottom w:val="none" w:sz="0" w:space="0" w:color="auto"/>
            <w:right w:val="none" w:sz="0" w:space="0" w:color="auto"/>
          </w:divBdr>
        </w:div>
        <w:div w:id="159928592">
          <w:marLeft w:val="640"/>
          <w:marRight w:val="0"/>
          <w:marTop w:val="0"/>
          <w:marBottom w:val="0"/>
          <w:divBdr>
            <w:top w:val="none" w:sz="0" w:space="0" w:color="auto"/>
            <w:left w:val="none" w:sz="0" w:space="0" w:color="auto"/>
            <w:bottom w:val="none" w:sz="0" w:space="0" w:color="auto"/>
            <w:right w:val="none" w:sz="0" w:space="0" w:color="auto"/>
          </w:divBdr>
        </w:div>
      </w:divsChild>
    </w:div>
    <w:div w:id="1980572613">
      <w:bodyDiv w:val="1"/>
      <w:marLeft w:val="0"/>
      <w:marRight w:val="0"/>
      <w:marTop w:val="0"/>
      <w:marBottom w:val="0"/>
      <w:divBdr>
        <w:top w:val="none" w:sz="0" w:space="0" w:color="auto"/>
        <w:left w:val="none" w:sz="0" w:space="0" w:color="auto"/>
        <w:bottom w:val="none" w:sz="0" w:space="0" w:color="auto"/>
        <w:right w:val="none" w:sz="0" w:space="0" w:color="auto"/>
      </w:divBdr>
      <w:divsChild>
        <w:div w:id="506023688">
          <w:marLeft w:val="640"/>
          <w:marRight w:val="0"/>
          <w:marTop w:val="0"/>
          <w:marBottom w:val="0"/>
          <w:divBdr>
            <w:top w:val="none" w:sz="0" w:space="0" w:color="auto"/>
            <w:left w:val="none" w:sz="0" w:space="0" w:color="auto"/>
            <w:bottom w:val="none" w:sz="0" w:space="0" w:color="auto"/>
            <w:right w:val="none" w:sz="0" w:space="0" w:color="auto"/>
          </w:divBdr>
        </w:div>
      </w:divsChild>
    </w:div>
    <w:div w:id="1994748673">
      <w:bodyDiv w:val="1"/>
      <w:marLeft w:val="0"/>
      <w:marRight w:val="0"/>
      <w:marTop w:val="0"/>
      <w:marBottom w:val="0"/>
      <w:divBdr>
        <w:top w:val="none" w:sz="0" w:space="0" w:color="auto"/>
        <w:left w:val="none" w:sz="0" w:space="0" w:color="auto"/>
        <w:bottom w:val="none" w:sz="0" w:space="0" w:color="auto"/>
        <w:right w:val="none" w:sz="0" w:space="0" w:color="auto"/>
      </w:divBdr>
      <w:divsChild>
        <w:div w:id="296374254">
          <w:marLeft w:val="640"/>
          <w:marRight w:val="0"/>
          <w:marTop w:val="0"/>
          <w:marBottom w:val="0"/>
          <w:divBdr>
            <w:top w:val="none" w:sz="0" w:space="0" w:color="auto"/>
            <w:left w:val="none" w:sz="0" w:space="0" w:color="auto"/>
            <w:bottom w:val="none" w:sz="0" w:space="0" w:color="auto"/>
            <w:right w:val="none" w:sz="0" w:space="0" w:color="auto"/>
          </w:divBdr>
        </w:div>
        <w:div w:id="100301862">
          <w:marLeft w:val="640"/>
          <w:marRight w:val="0"/>
          <w:marTop w:val="0"/>
          <w:marBottom w:val="0"/>
          <w:divBdr>
            <w:top w:val="none" w:sz="0" w:space="0" w:color="auto"/>
            <w:left w:val="none" w:sz="0" w:space="0" w:color="auto"/>
            <w:bottom w:val="none" w:sz="0" w:space="0" w:color="auto"/>
            <w:right w:val="none" w:sz="0" w:space="0" w:color="auto"/>
          </w:divBdr>
        </w:div>
        <w:div w:id="1632129016">
          <w:marLeft w:val="640"/>
          <w:marRight w:val="0"/>
          <w:marTop w:val="0"/>
          <w:marBottom w:val="0"/>
          <w:divBdr>
            <w:top w:val="none" w:sz="0" w:space="0" w:color="auto"/>
            <w:left w:val="none" w:sz="0" w:space="0" w:color="auto"/>
            <w:bottom w:val="none" w:sz="0" w:space="0" w:color="auto"/>
            <w:right w:val="none" w:sz="0" w:space="0" w:color="auto"/>
          </w:divBdr>
        </w:div>
        <w:div w:id="242960611">
          <w:marLeft w:val="640"/>
          <w:marRight w:val="0"/>
          <w:marTop w:val="0"/>
          <w:marBottom w:val="0"/>
          <w:divBdr>
            <w:top w:val="none" w:sz="0" w:space="0" w:color="auto"/>
            <w:left w:val="none" w:sz="0" w:space="0" w:color="auto"/>
            <w:bottom w:val="none" w:sz="0" w:space="0" w:color="auto"/>
            <w:right w:val="none" w:sz="0" w:space="0" w:color="auto"/>
          </w:divBdr>
        </w:div>
        <w:div w:id="971446458">
          <w:marLeft w:val="640"/>
          <w:marRight w:val="0"/>
          <w:marTop w:val="0"/>
          <w:marBottom w:val="0"/>
          <w:divBdr>
            <w:top w:val="none" w:sz="0" w:space="0" w:color="auto"/>
            <w:left w:val="none" w:sz="0" w:space="0" w:color="auto"/>
            <w:bottom w:val="none" w:sz="0" w:space="0" w:color="auto"/>
            <w:right w:val="none" w:sz="0" w:space="0" w:color="auto"/>
          </w:divBdr>
        </w:div>
        <w:div w:id="629089736">
          <w:marLeft w:val="640"/>
          <w:marRight w:val="0"/>
          <w:marTop w:val="0"/>
          <w:marBottom w:val="0"/>
          <w:divBdr>
            <w:top w:val="none" w:sz="0" w:space="0" w:color="auto"/>
            <w:left w:val="none" w:sz="0" w:space="0" w:color="auto"/>
            <w:bottom w:val="none" w:sz="0" w:space="0" w:color="auto"/>
            <w:right w:val="none" w:sz="0" w:space="0" w:color="auto"/>
          </w:divBdr>
        </w:div>
        <w:div w:id="2091584976">
          <w:marLeft w:val="640"/>
          <w:marRight w:val="0"/>
          <w:marTop w:val="0"/>
          <w:marBottom w:val="0"/>
          <w:divBdr>
            <w:top w:val="none" w:sz="0" w:space="0" w:color="auto"/>
            <w:left w:val="none" w:sz="0" w:space="0" w:color="auto"/>
            <w:bottom w:val="none" w:sz="0" w:space="0" w:color="auto"/>
            <w:right w:val="none" w:sz="0" w:space="0" w:color="auto"/>
          </w:divBdr>
        </w:div>
        <w:div w:id="2081751382">
          <w:marLeft w:val="640"/>
          <w:marRight w:val="0"/>
          <w:marTop w:val="0"/>
          <w:marBottom w:val="0"/>
          <w:divBdr>
            <w:top w:val="none" w:sz="0" w:space="0" w:color="auto"/>
            <w:left w:val="none" w:sz="0" w:space="0" w:color="auto"/>
            <w:bottom w:val="none" w:sz="0" w:space="0" w:color="auto"/>
            <w:right w:val="none" w:sz="0" w:space="0" w:color="auto"/>
          </w:divBdr>
        </w:div>
        <w:div w:id="1237931633">
          <w:marLeft w:val="640"/>
          <w:marRight w:val="0"/>
          <w:marTop w:val="0"/>
          <w:marBottom w:val="0"/>
          <w:divBdr>
            <w:top w:val="none" w:sz="0" w:space="0" w:color="auto"/>
            <w:left w:val="none" w:sz="0" w:space="0" w:color="auto"/>
            <w:bottom w:val="none" w:sz="0" w:space="0" w:color="auto"/>
            <w:right w:val="none" w:sz="0" w:space="0" w:color="auto"/>
          </w:divBdr>
        </w:div>
        <w:div w:id="1191842747">
          <w:marLeft w:val="640"/>
          <w:marRight w:val="0"/>
          <w:marTop w:val="0"/>
          <w:marBottom w:val="0"/>
          <w:divBdr>
            <w:top w:val="none" w:sz="0" w:space="0" w:color="auto"/>
            <w:left w:val="none" w:sz="0" w:space="0" w:color="auto"/>
            <w:bottom w:val="none" w:sz="0" w:space="0" w:color="auto"/>
            <w:right w:val="none" w:sz="0" w:space="0" w:color="auto"/>
          </w:divBdr>
        </w:div>
        <w:div w:id="222062752">
          <w:marLeft w:val="640"/>
          <w:marRight w:val="0"/>
          <w:marTop w:val="0"/>
          <w:marBottom w:val="0"/>
          <w:divBdr>
            <w:top w:val="none" w:sz="0" w:space="0" w:color="auto"/>
            <w:left w:val="none" w:sz="0" w:space="0" w:color="auto"/>
            <w:bottom w:val="none" w:sz="0" w:space="0" w:color="auto"/>
            <w:right w:val="none" w:sz="0" w:space="0" w:color="auto"/>
          </w:divBdr>
        </w:div>
        <w:div w:id="2029982518">
          <w:marLeft w:val="640"/>
          <w:marRight w:val="0"/>
          <w:marTop w:val="0"/>
          <w:marBottom w:val="0"/>
          <w:divBdr>
            <w:top w:val="none" w:sz="0" w:space="0" w:color="auto"/>
            <w:left w:val="none" w:sz="0" w:space="0" w:color="auto"/>
            <w:bottom w:val="none" w:sz="0" w:space="0" w:color="auto"/>
            <w:right w:val="none" w:sz="0" w:space="0" w:color="auto"/>
          </w:divBdr>
        </w:div>
        <w:div w:id="321929200">
          <w:marLeft w:val="640"/>
          <w:marRight w:val="0"/>
          <w:marTop w:val="0"/>
          <w:marBottom w:val="0"/>
          <w:divBdr>
            <w:top w:val="none" w:sz="0" w:space="0" w:color="auto"/>
            <w:left w:val="none" w:sz="0" w:space="0" w:color="auto"/>
            <w:bottom w:val="none" w:sz="0" w:space="0" w:color="auto"/>
            <w:right w:val="none" w:sz="0" w:space="0" w:color="auto"/>
          </w:divBdr>
        </w:div>
        <w:div w:id="1792476037">
          <w:marLeft w:val="640"/>
          <w:marRight w:val="0"/>
          <w:marTop w:val="0"/>
          <w:marBottom w:val="0"/>
          <w:divBdr>
            <w:top w:val="none" w:sz="0" w:space="0" w:color="auto"/>
            <w:left w:val="none" w:sz="0" w:space="0" w:color="auto"/>
            <w:bottom w:val="none" w:sz="0" w:space="0" w:color="auto"/>
            <w:right w:val="none" w:sz="0" w:space="0" w:color="auto"/>
          </w:divBdr>
        </w:div>
        <w:div w:id="2128313289">
          <w:marLeft w:val="640"/>
          <w:marRight w:val="0"/>
          <w:marTop w:val="0"/>
          <w:marBottom w:val="0"/>
          <w:divBdr>
            <w:top w:val="none" w:sz="0" w:space="0" w:color="auto"/>
            <w:left w:val="none" w:sz="0" w:space="0" w:color="auto"/>
            <w:bottom w:val="none" w:sz="0" w:space="0" w:color="auto"/>
            <w:right w:val="none" w:sz="0" w:space="0" w:color="auto"/>
          </w:divBdr>
        </w:div>
        <w:div w:id="1849250522">
          <w:marLeft w:val="640"/>
          <w:marRight w:val="0"/>
          <w:marTop w:val="0"/>
          <w:marBottom w:val="0"/>
          <w:divBdr>
            <w:top w:val="none" w:sz="0" w:space="0" w:color="auto"/>
            <w:left w:val="none" w:sz="0" w:space="0" w:color="auto"/>
            <w:bottom w:val="none" w:sz="0" w:space="0" w:color="auto"/>
            <w:right w:val="none" w:sz="0" w:space="0" w:color="auto"/>
          </w:divBdr>
        </w:div>
        <w:div w:id="624312255">
          <w:marLeft w:val="640"/>
          <w:marRight w:val="0"/>
          <w:marTop w:val="0"/>
          <w:marBottom w:val="0"/>
          <w:divBdr>
            <w:top w:val="none" w:sz="0" w:space="0" w:color="auto"/>
            <w:left w:val="none" w:sz="0" w:space="0" w:color="auto"/>
            <w:bottom w:val="none" w:sz="0" w:space="0" w:color="auto"/>
            <w:right w:val="none" w:sz="0" w:space="0" w:color="auto"/>
          </w:divBdr>
        </w:div>
        <w:div w:id="450560287">
          <w:marLeft w:val="640"/>
          <w:marRight w:val="0"/>
          <w:marTop w:val="0"/>
          <w:marBottom w:val="0"/>
          <w:divBdr>
            <w:top w:val="none" w:sz="0" w:space="0" w:color="auto"/>
            <w:left w:val="none" w:sz="0" w:space="0" w:color="auto"/>
            <w:bottom w:val="none" w:sz="0" w:space="0" w:color="auto"/>
            <w:right w:val="none" w:sz="0" w:space="0" w:color="auto"/>
          </w:divBdr>
        </w:div>
        <w:div w:id="294257554">
          <w:marLeft w:val="640"/>
          <w:marRight w:val="0"/>
          <w:marTop w:val="0"/>
          <w:marBottom w:val="0"/>
          <w:divBdr>
            <w:top w:val="none" w:sz="0" w:space="0" w:color="auto"/>
            <w:left w:val="none" w:sz="0" w:space="0" w:color="auto"/>
            <w:bottom w:val="none" w:sz="0" w:space="0" w:color="auto"/>
            <w:right w:val="none" w:sz="0" w:space="0" w:color="auto"/>
          </w:divBdr>
        </w:div>
        <w:div w:id="101802985">
          <w:marLeft w:val="640"/>
          <w:marRight w:val="0"/>
          <w:marTop w:val="0"/>
          <w:marBottom w:val="0"/>
          <w:divBdr>
            <w:top w:val="none" w:sz="0" w:space="0" w:color="auto"/>
            <w:left w:val="none" w:sz="0" w:space="0" w:color="auto"/>
            <w:bottom w:val="none" w:sz="0" w:space="0" w:color="auto"/>
            <w:right w:val="none" w:sz="0" w:space="0" w:color="auto"/>
          </w:divBdr>
        </w:div>
        <w:div w:id="2081097987">
          <w:marLeft w:val="640"/>
          <w:marRight w:val="0"/>
          <w:marTop w:val="0"/>
          <w:marBottom w:val="0"/>
          <w:divBdr>
            <w:top w:val="none" w:sz="0" w:space="0" w:color="auto"/>
            <w:left w:val="none" w:sz="0" w:space="0" w:color="auto"/>
            <w:bottom w:val="none" w:sz="0" w:space="0" w:color="auto"/>
            <w:right w:val="none" w:sz="0" w:space="0" w:color="auto"/>
          </w:divBdr>
        </w:div>
        <w:div w:id="1374773403">
          <w:marLeft w:val="640"/>
          <w:marRight w:val="0"/>
          <w:marTop w:val="0"/>
          <w:marBottom w:val="0"/>
          <w:divBdr>
            <w:top w:val="none" w:sz="0" w:space="0" w:color="auto"/>
            <w:left w:val="none" w:sz="0" w:space="0" w:color="auto"/>
            <w:bottom w:val="none" w:sz="0" w:space="0" w:color="auto"/>
            <w:right w:val="none" w:sz="0" w:space="0" w:color="auto"/>
          </w:divBdr>
        </w:div>
        <w:div w:id="1113208801">
          <w:marLeft w:val="640"/>
          <w:marRight w:val="0"/>
          <w:marTop w:val="0"/>
          <w:marBottom w:val="0"/>
          <w:divBdr>
            <w:top w:val="none" w:sz="0" w:space="0" w:color="auto"/>
            <w:left w:val="none" w:sz="0" w:space="0" w:color="auto"/>
            <w:bottom w:val="none" w:sz="0" w:space="0" w:color="auto"/>
            <w:right w:val="none" w:sz="0" w:space="0" w:color="auto"/>
          </w:divBdr>
        </w:div>
        <w:div w:id="974799055">
          <w:marLeft w:val="640"/>
          <w:marRight w:val="0"/>
          <w:marTop w:val="0"/>
          <w:marBottom w:val="0"/>
          <w:divBdr>
            <w:top w:val="none" w:sz="0" w:space="0" w:color="auto"/>
            <w:left w:val="none" w:sz="0" w:space="0" w:color="auto"/>
            <w:bottom w:val="none" w:sz="0" w:space="0" w:color="auto"/>
            <w:right w:val="none" w:sz="0" w:space="0" w:color="auto"/>
          </w:divBdr>
        </w:div>
        <w:div w:id="1322385711">
          <w:marLeft w:val="640"/>
          <w:marRight w:val="0"/>
          <w:marTop w:val="0"/>
          <w:marBottom w:val="0"/>
          <w:divBdr>
            <w:top w:val="none" w:sz="0" w:space="0" w:color="auto"/>
            <w:left w:val="none" w:sz="0" w:space="0" w:color="auto"/>
            <w:bottom w:val="none" w:sz="0" w:space="0" w:color="auto"/>
            <w:right w:val="none" w:sz="0" w:space="0" w:color="auto"/>
          </w:divBdr>
        </w:div>
      </w:divsChild>
    </w:div>
    <w:div w:id="2037804996">
      <w:bodyDiv w:val="1"/>
      <w:marLeft w:val="0"/>
      <w:marRight w:val="0"/>
      <w:marTop w:val="0"/>
      <w:marBottom w:val="0"/>
      <w:divBdr>
        <w:top w:val="none" w:sz="0" w:space="0" w:color="auto"/>
        <w:left w:val="none" w:sz="0" w:space="0" w:color="auto"/>
        <w:bottom w:val="none" w:sz="0" w:space="0" w:color="auto"/>
        <w:right w:val="none" w:sz="0" w:space="0" w:color="auto"/>
      </w:divBdr>
      <w:divsChild>
        <w:div w:id="2059081777">
          <w:marLeft w:val="640"/>
          <w:marRight w:val="0"/>
          <w:marTop w:val="0"/>
          <w:marBottom w:val="0"/>
          <w:divBdr>
            <w:top w:val="none" w:sz="0" w:space="0" w:color="auto"/>
            <w:left w:val="none" w:sz="0" w:space="0" w:color="auto"/>
            <w:bottom w:val="none" w:sz="0" w:space="0" w:color="auto"/>
            <w:right w:val="none" w:sz="0" w:space="0" w:color="auto"/>
          </w:divBdr>
        </w:div>
        <w:div w:id="806583498">
          <w:marLeft w:val="640"/>
          <w:marRight w:val="0"/>
          <w:marTop w:val="0"/>
          <w:marBottom w:val="0"/>
          <w:divBdr>
            <w:top w:val="none" w:sz="0" w:space="0" w:color="auto"/>
            <w:left w:val="none" w:sz="0" w:space="0" w:color="auto"/>
            <w:bottom w:val="none" w:sz="0" w:space="0" w:color="auto"/>
            <w:right w:val="none" w:sz="0" w:space="0" w:color="auto"/>
          </w:divBdr>
        </w:div>
      </w:divsChild>
    </w:div>
    <w:div w:id="2057197630">
      <w:bodyDiv w:val="1"/>
      <w:marLeft w:val="0"/>
      <w:marRight w:val="0"/>
      <w:marTop w:val="0"/>
      <w:marBottom w:val="0"/>
      <w:divBdr>
        <w:top w:val="none" w:sz="0" w:space="0" w:color="auto"/>
        <w:left w:val="none" w:sz="0" w:space="0" w:color="auto"/>
        <w:bottom w:val="none" w:sz="0" w:space="0" w:color="auto"/>
        <w:right w:val="none" w:sz="0" w:space="0" w:color="auto"/>
      </w:divBdr>
      <w:divsChild>
        <w:div w:id="1595430799">
          <w:marLeft w:val="640"/>
          <w:marRight w:val="0"/>
          <w:marTop w:val="0"/>
          <w:marBottom w:val="0"/>
          <w:divBdr>
            <w:top w:val="none" w:sz="0" w:space="0" w:color="auto"/>
            <w:left w:val="none" w:sz="0" w:space="0" w:color="auto"/>
            <w:bottom w:val="none" w:sz="0" w:space="0" w:color="auto"/>
            <w:right w:val="none" w:sz="0" w:space="0" w:color="auto"/>
          </w:divBdr>
        </w:div>
        <w:div w:id="678970940">
          <w:marLeft w:val="640"/>
          <w:marRight w:val="0"/>
          <w:marTop w:val="0"/>
          <w:marBottom w:val="0"/>
          <w:divBdr>
            <w:top w:val="none" w:sz="0" w:space="0" w:color="auto"/>
            <w:left w:val="none" w:sz="0" w:space="0" w:color="auto"/>
            <w:bottom w:val="none" w:sz="0" w:space="0" w:color="auto"/>
            <w:right w:val="none" w:sz="0" w:space="0" w:color="auto"/>
          </w:divBdr>
        </w:div>
        <w:div w:id="142553004">
          <w:marLeft w:val="640"/>
          <w:marRight w:val="0"/>
          <w:marTop w:val="0"/>
          <w:marBottom w:val="0"/>
          <w:divBdr>
            <w:top w:val="none" w:sz="0" w:space="0" w:color="auto"/>
            <w:left w:val="none" w:sz="0" w:space="0" w:color="auto"/>
            <w:bottom w:val="none" w:sz="0" w:space="0" w:color="auto"/>
            <w:right w:val="none" w:sz="0" w:space="0" w:color="auto"/>
          </w:divBdr>
        </w:div>
        <w:div w:id="2020310962">
          <w:marLeft w:val="640"/>
          <w:marRight w:val="0"/>
          <w:marTop w:val="0"/>
          <w:marBottom w:val="0"/>
          <w:divBdr>
            <w:top w:val="none" w:sz="0" w:space="0" w:color="auto"/>
            <w:left w:val="none" w:sz="0" w:space="0" w:color="auto"/>
            <w:bottom w:val="none" w:sz="0" w:space="0" w:color="auto"/>
            <w:right w:val="none" w:sz="0" w:space="0" w:color="auto"/>
          </w:divBdr>
        </w:div>
        <w:div w:id="1902517741">
          <w:marLeft w:val="640"/>
          <w:marRight w:val="0"/>
          <w:marTop w:val="0"/>
          <w:marBottom w:val="0"/>
          <w:divBdr>
            <w:top w:val="none" w:sz="0" w:space="0" w:color="auto"/>
            <w:left w:val="none" w:sz="0" w:space="0" w:color="auto"/>
            <w:bottom w:val="none" w:sz="0" w:space="0" w:color="auto"/>
            <w:right w:val="none" w:sz="0" w:space="0" w:color="auto"/>
          </w:divBdr>
        </w:div>
        <w:div w:id="299463939">
          <w:marLeft w:val="640"/>
          <w:marRight w:val="0"/>
          <w:marTop w:val="0"/>
          <w:marBottom w:val="0"/>
          <w:divBdr>
            <w:top w:val="none" w:sz="0" w:space="0" w:color="auto"/>
            <w:left w:val="none" w:sz="0" w:space="0" w:color="auto"/>
            <w:bottom w:val="none" w:sz="0" w:space="0" w:color="auto"/>
            <w:right w:val="none" w:sz="0" w:space="0" w:color="auto"/>
          </w:divBdr>
        </w:div>
        <w:div w:id="585194193">
          <w:marLeft w:val="640"/>
          <w:marRight w:val="0"/>
          <w:marTop w:val="0"/>
          <w:marBottom w:val="0"/>
          <w:divBdr>
            <w:top w:val="none" w:sz="0" w:space="0" w:color="auto"/>
            <w:left w:val="none" w:sz="0" w:space="0" w:color="auto"/>
            <w:bottom w:val="none" w:sz="0" w:space="0" w:color="auto"/>
            <w:right w:val="none" w:sz="0" w:space="0" w:color="auto"/>
          </w:divBdr>
        </w:div>
        <w:div w:id="415443011">
          <w:marLeft w:val="640"/>
          <w:marRight w:val="0"/>
          <w:marTop w:val="0"/>
          <w:marBottom w:val="0"/>
          <w:divBdr>
            <w:top w:val="none" w:sz="0" w:space="0" w:color="auto"/>
            <w:left w:val="none" w:sz="0" w:space="0" w:color="auto"/>
            <w:bottom w:val="none" w:sz="0" w:space="0" w:color="auto"/>
            <w:right w:val="none" w:sz="0" w:space="0" w:color="auto"/>
          </w:divBdr>
        </w:div>
        <w:div w:id="935214786">
          <w:marLeft w:val="640"/>
          <w:marRight w:val="0"/>
          <w:marTop w:val="0"/>
          <w:marBottom w:val="0"/>
          <w:divBdr>
            <w:top w:val="none" w:sz="0" w:space="0" w:color="auto"/>
            <w:left w:val="none" w:sz="0" w:space="0" w:color="auto"/>
            <w:bottom w:val="none" w:sz="0" w:space="0" w:color="auto"/>
            <w:right w:val="none" w:sz="0" w:space="0" w:color="auto"/>
          </w:divBdr>
        </w:div>
        <w:div w:id="996376090">
          <w:marLeft w:val="640"/>
          <w:marRight w:val="0"/>
          <w:marTop w:val="0"/>
          <w:marBottom w:val="0"/>
          <w:divBdr>
            <w:top w:val="none" w:sz="0" w:space="0" w:color="auto"/>
            <w:left w:val="none" w:sz="0" w:space="0" w:color="auto"/>
            <w:bottom w:val="none" w:sz="0" w:space="0" w:color="auto"/>
            <w:right w:val="none" w:sz="0" w:space="0" w:color="auto"/>
          </w:divBdr>
        </w:div>
        <w:div w:id="1782257304">
          <w:marLeft w:val="640"/>
          <w:marRight w:val="0"/>
          <w:marTop w:val="0"/>
          <w:marBottom w:val="0"/>
          <w:divBdr>
            <w:top w:val="none" w:sz="0" w:space="0" w:color="auto"/>
            <w:left w:val="none" w:sz="0" w:space="0" w:color="auto"/>
            <w:bottom w:val="none" w:sz="0" w:space="0" w:color="auto"/>
            <w:right w:val="none" w:sz="0" w:space="0" w:color="auto"/>
          </w:divBdr>
        </w:div>
        <w:div w:id="1485513663">
          <w:marLeft w:val="640"/>
          <w:marRight w:val="0"/>
          <w:marTop w:val="0"/>
          <w:marBottom w:val="0"/>
          <w:divBdr>
            <w:top w:val="none" w:sz="0" w:space="0" w:color="auto"/>
            <w:left w:val="none" w:sz="0" w:space="0" w:color="auto"/>
            <w:bottom w:val="none" w:sz="0" w:space="0" w:color="auto"/>
            <w:right w:val="none" w:sz="0" w:space="0" w:color="auto"/>
          </w:divBdr>
        </w:div>
        <w:div w:id="1612392103">
          <w:marLeft w:val="640"/>
          <w:marRight w:val="0"/>
          <w:marTop w:val="0"/>
          <w:marBottom w:val="0"/>
          <w:divBdr>
            <w:top w:val="none" w:sz="0" w:space="0" w:color="auto"/>
            <w:left w:val="none" w:sz="0" w:space="0" w:color="auto"/>
            <w:bottom w:val="none" w:sz="0" w:space="0" w:color="auto"/>
            <w:right w:val="none" w:sz="0" w:space="0" w:color="auto"/>
          </w:divBdr>
        </w:div>
        <w:div w:id="1744720667">
          <w:marLeft w:val="640"/>
          <w:marRight w:val="0"/>
          <w:marTop w:val="0"/>
          <w:marBottom w:val="0"/>
          <w:divBdr>
            <w:top w:val="none" w:sz="0" w:space="0" w:color="auto"/>
            <w:left w:val="none" w:sz="0" w:space="0" w:color="auto"/>
            <w:bottom w:val="none" w:sz="0" w:space="0" w:color="auto"/>
            <w:right w:val="none" w:sz="0" w:space="0" w:color="auto"/>
          </w:divBdr>
        </w:div>
        <w:div w:id="1320384358">
          <w:marLeft w:val="640"/>
          <w:marRight w:val="0"/>
          <w:marTop w:val="0"/>
          <w:marBottom w:val="0"/>
          <w:divBdr>
            <w:top w:val="none" w:sz="0" w:space="0" w:color="auto"/>
            <w:left w:val="none" w:sz="0" w:space="0" w:color="auto"/>
            <w:bottom w:val="none" w:sz="0" w:space="0" w:color="auto"/>
            <w:right w:val="none" w:sz="0" w:space="0" w:color="auto"/>
          </w:divBdr>
        </w:div>
        <w:div w:id="579750232">
          <w:marLeft w:val="640"/>
          <w:marRight w:val="0"/>
          <w:marTop w:val="0"/>
          <w:marBottom w:val="0"/>
          <w:divBdr>
            <w:top w:val="none" w:sz="0" w:space="0" w:color="auto"/>
            <w:left w:val="none" w:sz="0" w:space="0" w:color="auto"/>
            <w:bottom w:val="none" w:sz="0" w:space="0" w:color="auto"/>
            <w:right w:val="none" w:sz="0" w:space="0" w:color="auto"/>
          </w:divBdr>
        </w:div>
        <w:div w:id="1093358737">
          <w:marLeft w:val="640"/>
          <w:marRight w:val="0"/>
          <w:marTop w:val="0"/>
          <w:marBottom w:val="0"/>
          <w:divBdr>
            <w:top w:val="none" w:sz="0" w:space="0" w:color="auto"/>
            <w:left w:val="none" w:sz="0" w:space="0" w:color="auto"/>
            <w:bottom w:val="none" w:sz="0" w:space="0" w:color="auto"/>
            <w:right w:val="none" w:sz="0" w:space="0" w:color="auto"/>
          </w:divBdr>
        </w:div>
        <w:div w:id="1532457573">
          <w:marLeft w:val="640"/>
          <w:marRight w:val="0"/>
          <w:marTop w:val="0"/>
          <w:marBottom w:val="0"/>
          <w:divBdr>
            <w:top w:val="none" w:sz="0" w:space="0" w:color="auto"/>
            <w:left w:val="none" w:sz="0" w:space="0" w:color="auto"/>
            <w:bottom w:val="none" w:sz="0" w:space="0" w:color="auto"/>
            <w:right w:val="none" w:sz="0" w:space="0" w:color="auto"/>
          </w:divBdr>
        </w:div>
        <w:div w:id="1200316366">
          <w:marLeft w:val="640"/>
          <w:marRight w:val="0"/>
          <w:marTop w:val="0"/>
          <w:marBottom w:val="0"/>
          <w:divBdr>
            <w:top w:val="none" w:sz="0" w:space="0" w:color="auto"/>
            <w:left w:val="none" w:sz="0" w:space="0" w:color="auto"/>
            <w:bottom w:val="none" w:sz="0" w:space="0" w:color="auto"/>
            <w:right w:val="none" w:sz="0" w:space="0" w:color="auto"/>
          </w:divBdr>
        </w:div>
        <w:div w:id="98567107">
          <w:marLeft w:val="640"/>
          <w:marRight w:val="0"/>
          <w:marTop w:val="0"/>
          <w:marBottom w:val="0"/>
          <w:divBdr>
            <w:top w:val="none" w:sz="0" w:space="0" w:color="auto"/>
            <w:left w:val="none" w:sz="0" w:space="0" w:color="auto"/>
            <w:bottom w:val="none" w:sz="0" w:space="0" w:color="auto"/>
            <w:right w:val="none" w:sz="0" w:space="0" w:color="auto"/>
          </w:divBdr>
        </w:div>
        <w:div w:id="1753119428">
          <w:marLeft w:val="640"/>
          <w:marRight w:val="0"/>
          <w:marTop w:val="0"/>
          <w:marBottom w:val="0"/>
          <w:divBdr>
            <w:top w:val="none" w:sz="0" w:space="0" w:color="auto"/>
            <w:left w:val="none" w:sz="0" w:space="0" w:color="auto"/>
            <w:bottom w:val="none" w:sz="0" w:space="0" w:color="auto"/>
            <w:right w:val="none" w:sz="0" w:space="0" w:color="auto"/>
          </w:divBdr>
        </w:div>
        <w:div w:id="1808350348">
          <w:marLeft w:val="640"/>
          <w:marRight w:val="0"/>
          <w:marTop w:val="0"/>
          <w:marBottom w:val="0"/>
          <w:divBdr>
            <w:top w:val="none" w:sz="0" w:space="0" w:color="auto"/>
            <w:left w:val="none" w:sz="0" w:space="0" w:color="auto"/>
            <w:bottom w:val="none" w:sz="0" w:space="0" w:color="auto"/>
            <w:right w:val="none" w:sz="0" w:space="0" w:color="auto"/>
          </w:divBdr>
        </w:div>
        <w:div w:id="1905287074">
          <w:marLeft w:val="640"/>
          <w:marRight w:val="0"/>
          <w:marTop w:val="0"/>
          <w:marBottom w:val="0"/>
          <w:divBdr>
            <w:top w:val="none" w:sz="0" w:space="0" w:color="auto"/>
            <w:left w:val="none" w:sz="0" w:space="0" w:color="auto"/>
            <w:bottom w:val="none" w:sz="0" w:space="0" w:color="auto"/>
            <w:right w:val="none" w:sz="0" w:space="0" w:color="auto"/>
          </w:divBdr>
        </w:div>
        <w:div w:id="1668900231">
          <w:marLeft w:val="640"/>
          <w:marRight w:val="0"/>
          <w:marTop w:val="0"/>
          <w:marBottom w:val="0"/>
          <w:divBdr>
            <w:top w:val="none" w:sz="0" w:space="0" w:color="auto"/>
            <w:left w:val="none" w:sz="0" w:space="0" w:color="auto"/>
            <w:bottom w:val="none" w:sz="0" w:space="0" w:color="auto"/>
            <w:right w:val="none" w:sz="0" w:space="0" w:color="auto"/>
          </w:divBdr>
        </w:div>
        <w:div w:id="504629846">
          <w:marLeft w:val="640"/>
          <w:marRight w:val="0"/>
          <w:marTop w:val="0"/>
          <w:marBottom w:val="0"/>
          <w:divBdr>
            <w:top w:val="none" w:sz="0" w:space="0" w:color="auto"/>
            <w:left w:val="none" w:sz="0" w:space="0" w:color="auto"/>
            <w:bottom w:val="none" w:sz="0" w:space="0" w:color="auto"/>
            <w:right w:val="none" w:sz="0" w:space="0" w:color="auto"/>
          </w:divBdr>
        </w:div>
        <w:div w:id="320162397">
          <w:marLeft w:val="640"/>
          <w:marRight w:val="0"/>
          <w:marTop w:val="0"/>
          <w:marBottom w:val="0"/>
          <w:divBdr>
            <w:top w:val="none" w:sz="0" w:space="0" w:color="auto"/>
            <w:left w:val="none" w:sz="0" w:space="0" w:color="auto"/>
            <w:bottom w:val="none" w:sz="0" w:space="0" w:color="auto"/>
            <w:right w:val="none" w:sz="0" w:space="0" w:color="auto"/>
          </w:divBdr>
        </w:div>
        <w:div w:id="2063093832">
          <w:marLeft w:val="640"/>
          <w:marRight w:val="0"/>
          <w:marTop w:val="0"/>
          <w:marBottom w:val="0"/>
          <w:divBdr>
            <w:top w:val="none" w:sz="0" w:space="0" w:color="auto"/>
            <w:left w:val="none" w:sz="0" w:space="0" w:color="auto"/>
            <w:bottom w:val="none" w:sz="0" w:space="0" w:color="auto"/>
            <w:right w:val="none" w:sz="0" w:space="0" w:color="auto"/>
          </w:divBdr>
        </w:div>
      </w:divsChild>
    </w:div>
    <w:div w:id="2073893040">
      <w:bodyDiv w:val="1"/>
      <w:marLeft w:val="0"/>
      <w:marRight w:val="0"/>
      <w:marTop w:val="0"/>
      <w:marBottom w:val="0"/>
      <w:divBdr>
        <w:top w:val="none" w:sz="0" w:space="0" w:color="auto"/>
        <w:left w:val="none" w:sz="0" w:space="0" w:color="auto"/>
        <w:bottom w:val="none" w:sz="0" w:space="0" w:color="auto"/>
        <w:right w:val="none" w:sz="0" w:space="0" w:color="auto"/>
      </w:divBdr>
      <w:divsChild>
        <w:div w:id="388768397">
          <w:marLeft w:val="640"/>
          <w:marRight w:val="0"/>
          <w:marTop w:val="0"/>
          <w:marBottom w:val="0"/>
          <w:divBdr>
            <w:top w:val="none" w:sz="0" w:space="0" w:color="auto"/>
            <w:left w:val="none" w:sz="0" w:space="0" w:color="auto"/>
            <w:bottom w:val="none" w:sz="0" w:space="0" w:color="auto"/>
            <w:right w:val="none" w:sz="0" w:space="0" w:color="auto"/>
          </w:divBdr>
        </w:div>
        <w:div w:id="425002686">
          <w:marLeft w:val="640"/>
          <w:marRight w:val="0"/>
          <w:marTop w:val="0"/>
          <w:marBottom w:val="0"/>
          <w:divBdr>
            <w:top w:val="none" w:sz="0" w:space="0" w:color="auto"/>
            <w:left w:val="none" w:sz="0" w:space="0" w:color="auto"/>
            <w:bottom w:val="none" w:sz="0" w:space="0" w:color="auto"/>
            <w:right w:val="none" w:sz="0" w:space="0" w:color="auto"/>
          </w:divBdr>
        </w:div>
        <w:div w:id="624115789">
          <w:marLeft w:val="640"/>
          <w:marRight w:val="0"/>
          <w:marTop w:val="0"/>
          <w:marBottom w:val="0"/>
          <w:divBdr>
            <w:top w:val="none" w:sz="0" w:space="0" w:color="auto"/>
            <w:left w:val="none" w:sz="0" w:space="0" w:color="auto"/>
            <w:bottom w:val="none" w:sz="0" w:space="0" w:color="auto"/>
            <w:right w:val="none" w:sz="0" w:space="0" w:color="auto"/>
          </w:divBdr>
        </w:div>
        <w:div w:id="1992709928">
          <w:marLeft w:val="640"/>
          <w:marRight w:val="0"/>
          <w:marTop w:val="0"/>
          <w:marBottom w:val="0"/>
          <w:divBdr>
            <w:top w:val="none" w:sz="0" w:space="0" w:color="auto"/>
            <w:left w:val="none" w:sz="0" w:space="0" w:color="auto"/>
            <w:bottom w:val="none" w:sz="0" w:space="0" w:color="auto"/>
            <w:right w:val="none" w:sz="0" w:space="0" w:color="auto"/>
          </w:divBdr>
        </w:div>
        <w:div w:id="999699708">
          <w:marLeft w:val="640"/>
          <w:marRight w:val="0"/>
          <w:marTop w:val="0"/>
          <w:marBottom w:val="0"/>
          <w:divBdr>
            <w:top w:val="none" w:sz="0" w:space="0" w:color="auto"/>
            <w:left w:val="none" w:sz="0" w:space="0" w:color="auto"/>
            <w:bottom w:val="none" w:sz="0" w:space="0" w:color="auto"/>
            <w:right w:val="none" w:sz="0" w:space="0" w:color="auto"/>
          </w:divBdr>
        </w:div>
        <w:div w:id="1261334529">
          <w:marLeft w:val="640"/>
          <w:marRight w:val="0"/>
          <w:marTop w:val="0"/>
          <w:marBottom w:val="0"/>
          <w:divBdr>
            <w:top w:val="none" w:sz="0" w:space="0" w:color="auto"/>
            <w:left w:val="none" w:sz="0" w:space="0" w:color="auto"/>
            <w:bottom w:val="none" w:sz="0" w:space="0" w:color="auto"/>
            <w:right w:val="none" w:sz="0" w:space="0" w:color="auto"/>
          </w:divBdr>
        </w:div>
        <w:div w:id="164365596">
          <w:marLeft w:val="640"/>
          <w:marRight w:val="0"/>
          <w:marTop w:val="0"/>
          <w:marBottom w:val="0"/>
          <w:divBdr>
            <w:top w:val="none" w:sz="0" w:space="0" w:color="auto"/>
            <w:left w:val="none" w:sz="0" w:space="0" w:color="auto"/>
            <w:bottom w:val="none" w:sz="0" w:space="0" w:color="auto"/>
            <w:right w:val="none" w:sz="0" w:space="0" w:color="auto"/>
          </w:divBdr>
        </w:div>
      </w:divsChild>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sChild>
        <w:div w:id="178155699">
          <w:marLeft w:val="640"/>
          <w:marRight w:val="0"/>
          <w:marTop w:val="0"/>
          <w:marBottom w:val="0"/>
          <w:divBdr>
            <w:top w:val="none" w:sz="0" w:space="0" w:color="auto"/>
            <w:left w:val="none" w:sz="0" w:space="0" w:color="auto"/>
            <w:bottom w:val="none" w:sz="0" w:space="0" w:color="auto"/>
            <w:right w:val="none" w:sz="0" w:space="0" w:color="auto"/>
          </w:divBdr>
        </w:div>
        <w:div w:id="894580748">
          <w:marLeft w:val="640"/>
          <w:marRight w:val="0"/>
          <w:marTop w:val="0"/>
          <w:marBottom w:val="0"/>
          <w:divBdr>
            <w:top w:val="none" w:sz="0" w:space="0" w:color="auto"/>
            <w:left w:val="none" w:sz="0" w:space="0" w:color="auto"/>
            <w:bottom w:val="none" w:sz="0" w:space="0" w:color="auto"/>
            <w:right w:val="none" w:sz="0" w:space="0" w:color="auto"/>
          </w:divBdr>
        </w:div>
        <w:div w:id="1222867516">
          <w:marLeft w:val="640"/>
          <w:marRight w:val="0"/>
          <w:marTop w:val="0"/>
          <w:marBottom w:val="0"/>
          <w:divBdr>
            <w:top w:val="none" w:sz="0" w:space="0" w:color="auto"/>
            <w:left w:val="none" w:sz="0" w:space="0" w:color="auto"/>
            <w:bottom w:val="none" w:sz="0" w:space="0" w:color="auto"/>
            <w:right w:val="none" w:sz="0" w:space="0" w:color="auto"/>
          </w:divBdr>
        </w:div>
        <w:div w:id="90012752">
          <w:marLeft w:val="640"/>
          <w:marRight w:val="0"/>
          <w:marTop w:val="0"/>
          <w:marBottom w:val="0"/>
          <w:divBdr>
            <w:top w:val="none" w:sz="0" w:space="0" w:color="auto"/>
            <w:left w:val="none" w:sz="0" w:space="0" w:color="auto"/>
            <w:bottom w:val="none" w:sz="0" w:space="0" w:color="auto"/>
            <w:right w:val="none" w:sz="0" w:space="0" w:color="auto"/>
          </w:divBdr>
        </w:div>
        <w:div w:id="908618845">
          <w:marLeft w:val="640"/>
          <w:marRight w:val="0"/>
          <w:marTop w:val="0"/>
          <w:marBottom w:val="0"/>
          <w:divBdr>
            <w:top w:val="none" w:sz="0" w:space="0" w:color="auto"/>
            <w:left w:val="none" w:sz="0" w:space="0" w:color="auto"/>
            <w:bottom w:val="none" w:sz="0" w:space="0" w:color="auto"/>
            <w:right w:val="none" w:sz="0" w:space="0" w:color="auto"/>
          </w:divBdr>
        </w:div>
        <w:div w:id="1182860153">
          <w:marLeft w:val="640"/>
          <w:marRight w:val="0"/>
          <w:marTop w:val="0"/>
          <w:marBottom w:val="0"/>
          <w:divBdr>
            <w:top w:val="none" w:sz="0" w:space="0" w:color="auto"/>
            <w:left w:val="none" w:sz="0" w:space="0" w:color="auto"/>
            <w:bottom w:val="none" w:sz="0" w:space="0" w:color="auto"/>
            <w:right w:val="none" w:sz="0" w:space="0" w:color="auto"/>
          </w:divBdr>
        </w:div>
        <w:div w:id="932053505">
          <w:marLeft w:val="640"/>
          <w:marRight w:val="0"/>
          <w:marTop w:val="0"/>
          <w:marBottom w:val="0"/>
          <w:divBdr>
            <w:top w:val="none" w:sz="0" w:space="0" w:color="auto"/>
            <w:left w:val="none" w:sz="0" w:space="0" w:color="auto"/>
            <w:bottom w:val="none" w:sz="0" w:space="0" w:color="auto"/>
            <w:right w:val="none" w:sz="0" w:space="0" w:color="auto"/>
          </w:divBdr>
        </w:div>
        <w:div w:id="1588880921">
          <w:marLeft w:val="640"/>
          <w:marRight w:val="0"/>
          <w:marTop w:val="0"/>
          <w:marBottom w:val="0"/>
          <w:divBdr>
            <w:top w:val="none" w:sz="0" w:space="0" w:color="auto"/>
            <w:left w:val="none" w:sz="0" w:space="0" w:color="auto"/>
            <w:bottom w:val="none" w:sz="0" w:space="0" w:color="auto"/>
            <w:right w:val="none" w:sz="0" w:space="0" w:color="auto"/>
          </w:divBdr>
        </w:div>
      </w:divsChild>
    </w:div>
    <w:div w:id="2133400607">
      <w:bodyDiv w:val="1"/>
      <w:marLeft w:val="0"/>
      <w:marRight w:val="0"/>
      <w:marTop w:val="0"/>
      <w:marBottom w:val="0"/>
      <w:divBdr>
        <w:top w:val="none" w:sz="0" w:space="0" w:color="auto"/>
        <w:left w:val="none" w:sz="0" w:space="0" w:color="auto"/>
        <w:bottom w:val="none" w:sz="0" w:space="0" w:color="auto"/>
        <w:right w:val="none" w:sz="0" w:space="0" w:color="auto"/>
      </w:divBdr>
      <w:divsChild>
        <w:div w:id="771827853">
          <w:marLeft w:val="640"/>
          <w:marRight w:val="0"/>
          <w:marTop w:val="0"/>
          <w:marBottom w:val="0"/>
          <w:divBdr>
            <w:top w:val="none" w:sz="0" w:space="0" w:color="auto"/>
            <w:left w:val="none" w:sz="0" w:space="0" w:color="auto"/>
            <w:bottom w:val="none" w:sz="0" w:space="0" w:color="auto"/>
            <w:right w:val="none" w:sz="0" w:space="0" w:color="auto"/>
          </w:divBdr>
        </w:div>
        <w:div w:id="940062948">
          <w:marLeft w:val="640"/>
          <w:marRight w:val="0"/>
          <w:marTop w:val="0"/>
          <w:marBottom w:val="0"/>
          <w:divBdr>
            <w:top w:val="none" w:sz="0" w:space="0" w:color="auto"/>
            <w:left w:val="none" w:sz="0" w:space="0" w:color="auto"/>
            <w:bottom w:val="none" w:sz="0" w:space="0" w:color="auto"/>
            <w:right w:val="none" w:sz="0" w:space="0" w:color="auto"/>
          </w:divBdr>
        </w:div>
        <w:div w:id="359936033">
          <w:marLeft w:val="640"/>
          <w:marRight w:val="0"/>
          <w:marTop w:val="0"/>
          <w:marBottom w:val="0"/>
          <w:divBdr>
            <w:top w:val="none" w:sz="0" w:space="0" w:color="auto"/>
            <w:left w:val="none" w:sz="0" w:space="0" w:color="auto"/>
            <w:bottom w:val="none" w:sz="0" w:space="0" w:color="auto"/>
            <w:right w:val="none" w:sz="0" w:space="0" w:color="auto"/>
          </w:divBdr>
        </w:div>
        <w:div w:id="129056531">
          <w:marLeft w:val="640"/>
          <w:marRight w:val="0"/>
          <w:marTop w:val="0"/>
          <w:marBottom w:val="0"/>
          <w:divBdr>
            <w:top w:val="none" w:sz="0" w:space="0" w:color="auto"/>
            <w:left w:val="none" w:sz="0" w:space="0" w:color="auto"/>
            <w:bottom w:val="none" w:sz="0" w:space="0" w:color="auto"/>
            <w:right w:val="none" w:sz="0" w:space="0" w:color="auto"/>
          </w:divBdr>
        </w:div>
        <w:div w:id="1607617481">
          <w:marLeft w:val="640"/>
          <w:marRight w:val="0"/>
          <w:marTop w:val="0"/>
          <w:marBottom w:val="0"/>
          <w:divBdr>
            <w:top w:val="none" w:sz="0" w:space="0" w:color="auto"/>
            <w:left w:val="none" w:sz="0" w:space="0" w:color="auto"/>
            <w:bottom w:val="none" w:sz="0" w:space="0" w:color="auto"/>
            <w:right w:val="none" w:sz="0" w:space="0" w:color="auto"/>
          </w:divBdr>
        </w:div>
        <w:div w:id="11734474">
          <w:marLeft w:val="640"/>
          <w:marRight w:val="0"/>
          <w:marTop w:val="0"/>
          <w:marBottom w:val="0"/>
          <w:divBdr>
            <w:top w:val="none" w:sz="0" w:space="0" w:color="auto"/>
            <w:left w:val="none" w:sz="0" w:space="0" w:color="auto"/>
            <w:bottom w:val="none" w:sz="0" w:space="0" w:color="auto"/>
            <w:right w:val="none" w:sz="0" w:space="0" w:color="auto"/>
          </w:divBdr>
        </w:div>
        <w:div w:id="470051271">
          <w:marLeft w:val="640"/>
          <w:marRight w:val="0"/>
          <w:marTop w:val="0"/>
          <w:marBottom w:val="0"/>
          <w:divBdr>
            <w:top w:val="none" w:sz="0" w:space="0" w:color="auto"/>
            <w:left w:val="none" w:sz="0" w:space="0" w:color="auto"/>
            <w:bottom w:val="none" w:sz="0" w:space="0" w:color="auto"/>
            <w:right w:val="none" w:sz="0" w:space="0" w:color="auto"/>
          </w:divBdr>
        </w:div>
        <w:div w:id="216167217">
          <w:marLeft w:val="640"/>
          <w:marRight w:val="0"/>
          <w:marTop w:val="0"/>
          <w:marBottom w:val="0"/>
          <w:divBdr>
            <w:top w:val="none" w:sz="0" w:space="0" w:color="auto"/>
            <w:left w:val="none" w:sz="0" w:space="0" w:color="auto"/>
            <w:bottom w:val="none" w:sz="0" w:space="0" w:color="auto"/>
            <w:right w:val="none" w:sz="0" w:space="0" w:color="auto"/>
          </w:divBdr>
        </w:div>
        <w:div w:id="1302268938">
          <w:marLeft w:val="640"/>
          <w:marRight w:val="0"/>
          <w:marTop w:val="0"/>
          <w:marBottom w:val="0"/>
          <w:divBdr>
            <w:top w:val="none" w:sz="0" w:space="0" w:color="auto"/>
            <w:left w:val="none" w:sz="0" w:space="0" w:color="auto"/>
            <w:bottom w:val="none" w:sz="0" w:space="0" w:color="auto"/>
            <w:right w:val="none" w:sz="0" w:space="0" w:color="auto"/>
          </w:divBdr>
        </w:div>
        <w:div w:id="1972441475">
          <w:marLeft w:val="640"/>
          <w:marRight w:val="0"/>
          <w:marTop w:val="0"/>
          <w:marBottom w:val="0"/>
          <w:divBdr>
            <w:top w:val="none" w:sz="0" w:space="0" w:color="auto"/>
            <w:left w:val="none" w:sz="0" w:space="0" w:color="auto"/>
            <w:bottom w:val="none" w:sz="0" w:space="0" w:color="auto"/>
            <w:right w:val="none" w:sz="0" w:space="0" w:color="auto"/>
          </w:divBdr>
        </w:div>
        <w:div w:id="1757944559">
          <w:marLeft w:val="640"/>
          <w:marRight w:val="0"/>
          <w:marTop w:val="0"/>
          <w:marBottom w:val="0"/>
          <w:divBdr>
            <w:top w:val="none" w:sz="0" w:space="0" w:color="auto"/>
            <w:left w:val="none" w:sz="0" w:space="0" w:color="auto"/>
            <w:bottom w:val="none" w:sz="0" w:space="0" w:color="auto"/>
            <w:right w:val="none" w:sz="0" w:space="0" w:color="auto"/>
          </w:divBdr>
        </w:div>
        <w:div w:id="1244951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F7B44E7-7611-4542-9349-DB7ED8460FAB}"/>
      </w:docPartPr>
      <w:docPartBody>
        <w:p w:rsidR="005D5514" w:rsidRDefault="00D20CF8">
          <w:r w:rsidRPr="00980AE3">
            <w:rPr>
              <w:rStyle w:val="PlaceholderText"/>
            </w:rPr>
            <w:t>Click or tap here to enter text.</w:t>
          </w:r>
        </w:p>
      </w:docPartBody>
    </w:docPart>
    <w:docPart>
      <w:docPartPr>
        <w:name w:val="63C23418CEA64FE1B11463C4D321828B"/>
        <w:category>
          <w:name w:val="General"/>
          <w:gallery w:val="placeholder"/>
        </w:category>
        <w:types>
          <w:type w:val="bbPlcHdr"/>
        </w:types>
        <w:behaviors>
          <w:behavior w:val="content"/>
        </w:behaviors>
        <w:guid w:val="{F3CC0DD0-30A7-4A4D-A72D-890D113920F0}"/>
      </w:docPartPr>
      <w:docPartBody>
        <w:p w:rsidR="000443B4" w:rsidRDefault="003E53B5" w:rsidP="003E53B5">
          <w:pPr>
            <w:pStyle w:val="63C23418CEA64FE1B11463C4D321828B"/>
          </w:pPr>
          <w:r w:rsidRPr="00980AE3">
            <w:rPr>
              <w:rStyle w:val="PlaceholderText"/>
            </w:rPr>
            <w:t>Click or tap here to enter text.</w:t>
          </w:r>
        </w:p>
      </w:docPartBody>
    </w:docPart>
    <w:docPart>
      <w:docPartPr>
        <w:name w:val="FDB1B31E80384D0AA39B75CEFDEBB3F7"/>
        <w:category>
          <w:name w:val="General"/>
          <w:gallery w:val="placeholder"/>
        </w:category>
        <w:types>
          <w:type w:val="bbPlcHdr"/>
        </w:types>
        <w:behaviors>
          <w:behavior w:val="content"/>
        </w:behaviors>
        <w:guid w:val="{05513D6B-C58F-4EE3-92B7-4B1772E051BF}"/>
      </w:docPartPr>
      <w:docPartBody>
        <w:p w:rsidR="000443B4" w:rsidRDefault="003E53B5" w:rsidP="003E53B5">
          <w:pPr>
            <w:pStyle w:val="FDB1B31E80384D0AA39B75CEFDEBB3F7"/>
          </w:pPr>
          <w:r w:rsidRPr="00980AE3">
            <w:rPr>
              <w:rStyle w:val="PlaceholderText"/>
            </w:rPr>
            <w:t>Click or tap here to enter text.</w:t>
          </w:r>
        </w:p>
      </w:docPartBody>
    </w:docPart>
    <w:docPart>
      <w:docPartPr>
        <w:name w:val="E654CC93106B4451886789CFABF43C4E"/>
        <w:category>
          <w:name w:val="General"/>
          <w:gallery w:val="placeholder"/>
        </w:category>
        <w:types>
          <w:type w:val="bbPlcHdr"/>
        </w:types>
        <w:behaviors>
          <w:behavior w:val="content"/>
        </w:behaviors>
        <w:guid w:val="{AE8819B5-A97D-4914-BB26-A542ED1628AA}"/>
      </w:docPartPr>
      <w:docPartBody>
        <w:p w:rsidR="000443B4" w:rsidRDefault="003E53B5" w:rsidP="003E53B5">
          <w:pPr>
            <w:pStyle w:val="E654CC93106B4451886789CFABF43C4E"/>
          </w:pPr>
          <w:r w:rsidRPr="00980AE3">
            <w:rPr>
              <w:rStyle w:val="PlaceholderText"/>
            </w:rPr>
            <w:t>Click or tap here to enter text.</w:t>
          </w:r>
        </w:p>
      </w:docPartBody>
    </w:docPart>
    <w:docPart>
      <w:docPartPr>
        <w:name w:val="32F944B280144393BFA88FCA4A24B501"/>
        <w:category>
          <w:name w:val="General"/>
          <w:gallery w:val="placeholder"/>
        </w:category>
        <w:types>
          <w:type w:val="bbPlcHdr"/>
        </w:types>
        <w:behaviors>
          <w:behavior w:val="content"/>
        </w:behaviors>
        <w:guid w:val="{27B380A7-FF96-4B10-8F30-4A2384B66F00}"/>
      </w:docPartPr>
      <w:docPartBody>
        <w:p w:rsidR="000443B4" w:rsidRDefault="003E53B5" w:rsidP="003E53B5">
          <w:pPr>
            <w:pStyle w:val="32F944B280144393BFA88FCA4A24B501"/>
          </w:pPr>
          <w:r w:rsidRPr="00980AE3">
            <w:rPr>
              <w:rStyle w:val="PlaceholderText"/>
            </w:rPr>
            <w:t>Click or tap here to enter text.</w:t>
          </w:r>
        </w:p>
      </w:docPartBody>
    </w:docPart>
    <w:docPart>
      <w:docPartPr>
        <w:name w:val="216B2E32D3884D0E87E019BD16EC1B66"/>
        <w:category>
          <w:name w:val="General"/>
          <w:gallery w:val="placeholder"/>
        </w:category>
        <w:types>
          <w:type w:val="bbPlcHdr"/>
        </w:types>
        <w:behaviors>
          <w:behavior w:val="content"/>
        </w:behaviors>
        <w:guid w:val="{1583ADBE-89D8-4C38-810E-A9C7B09EE845}"/>
      </w:docPartPr>
      <w:docPartBody>
        <w:p w:rsidR="000443B4" w:rsidRDefault="003E53B5" w:rsidP="003E53B5">
          <w:pPr>
            <w:pStyle w:val="216B2E32D3884D0E87E019BD16EC1B66"/>
          </w:pPr>
          <w:r w:rsidRPr="00980AE3">
            <w:rPr>
              <w:rStyle w:val="PlaceholderText"/>
            </w:rPr>
            <w:t>Click or tap here to enter text.</w:t>
          </w:r>
        </w:p>
      </w:docPartBody>
    </w:docPart>
    <w:docPart>
      <w:docPartPr>
        <w:name w:val="648CF15659A64632AB98689A5FAF51C6"/>
        <w:category>
          <w:name w:val="General"/>
          <w:gallery w:val="placeholder"/>
        </w:category>
        <w:types>
          <w:type w:val="bbPlcHdr"/>
        </w:types>
        <w:behaviors>
          <w:behavior w:val="content"/>
        </w:behaviors>
        <w:guid w:val="{F4E88C12-70AA-43FA-AD45-DAAFE4AA9AAF}"/>
      </w:docPartPr>
      <w:docPartBody>
        <w:p w:rsidR="000443B4" w:rsidRDefault="003E53B5" w:rsidP="003E53B5">
          <w:pPr>
            <w:pStyle w:val="648CF15659A64632AB98689A5FAF51C6"/>
          </w:pPr>
          <w:r w:rsidRPr="00980AE3">
            <w:rPr>
              <w:rStyle w:val="PlaceholderText"/>
            </w:rPr>
            <w:t>Click or tap here to enter text.</w:t>
          </w:r>
        </w:p>
      </w:docPartBody>
    </w:docPart>
    <w:docPart>
      <w:docPartPr>
        <w:name w:val="1231EB15FFDC43C79B98A423899D09AA"/>
        <w:category>
          <w:name w:val="General"/>
          <w:gallery w:val="placeholder"/>
        </w:category>
        <w:types>
          <w:type w:val="bbPlcHdr"/>
        </w:types>
        <w:behaviors>
          <w:behavior w:val="content"/>
        </w:behaviors>
        <w:guid w:val="{C35D09F0-47DF-476C-B813-68665863EBDD}"/>
      </w:docPartPr>
      <w:docPartBody>
        <w:p w:rsidR="000443B4" w:rsidRDefault="003E53B5" w:rsidP="003E53B5">
          <w:pPr>
            <w:pStyle w:val="1231EB15FFDC43C79B98A423899D09AA"/>
          </w:pPr>
          <w:r w:rsidRPr="00980AE3">
            <w:rPr>
              <w:rStyle w:val="PlaceholderText"/>
            </w:rPr>
            <w:t>Click or tap here to enter text.</w:t>
          </w:r>
        </w:p>
      </w:docPartBody>
    </w:docPart>
    <w:docPart>
      <w:docPartPr>
        <w:name w:val="5774EE1082A8406A909C146E013E38D6"/>
        <w:category>
          <w:name w:val="General"/>
          <w:gallery w:val="placeholder"/>
        </w:category>
        <w:types>
          <w:type w:val="bbPlcHdr"/>
        </w:types>
        <w:behaviors>
          <w:behavior w:val="content"/>
        </w:behaviors>
        <w:guid w:val="{B5FA5591-9F1D-45DD-B45B-90AAE7C499FF}"/>
      </w:docPartPr>
      <w:docPartBody>
        <w:p w:rsidR="000443B4" w:rsidRDefault="003E53B5" w:rsidP="003E53B5">
          <w:pPr>
            <w:pStyle w:val="5774EE1082A8406A909C146E013E38D6"/>
          </w:pPr>
          <w:r w:rsidRPr="00980AE3">
            <w:rPr>
              <w:rStyle w:val="PlaceholderText"/>
            </w:rPr>
            <w:t>Click or tap here to enter text.</w:t>
          </w:r>
        </w:p>
      </w:docPartBody>
    </w:docPart>
    <w:docPart>
      <w:docPartPr>
        <w:name w:val="83F69570FF4248F4B22BAAD5352FC640"/>
        <w:category>
          <w:name w:val="General"/>
          <w:gallery w:val="placeholder"/>
        </w:category>
        <w:types>
          <w:type w:val="bbPlcHdr"/>
        </w:types>
        <w:behaviors>
          <w:behavior w:val="content"/>
        </w:behaviors>
        <w:guid w:val="{BB6D46FE-01D4-42F5-8D5F-59E1D880E300}"/>
      </w:docPartPr>
      <w:docPartBody>
        <w:p w:rsidR="000443B4" w:rsidRDefault="003E53B5" w:rsidP="003E53B5">
          <w:pPr>
            <w:pStyle w:val="83F69570FF4248F4B22BAAD5352FC640"/>
          </w:pPr>
          <w:r w:rsidRPr="00980AE3">
            <w:rPr>
              <w:rStyle w:val="PlaceholderText"/>
            </w:rPr>
            <w:t>Click or tap here to enter text.</w:t>
          </w:r>
        </w:p>
      </w:docPartBody>
    </w:docPart>
    <w:docPart>
      <w:docPartPr>
        <w:name w:val="41DB772B3606426D9C1A124155279B83"/>
        <w:category>
          <w:name w:val="General"/>
          <w:gallery w:val="placeholder"/>
        </w:category>
        <w:types>
          <w:type w:val="bbPlcHdr"/>
        </w:types>
        <w:behaviors>
          <w:behavior w:val="content"/>
        </w:behaviors>
        <w:guid w:val="{33104BE9-817B-4471-8854-3A7624938897}"/>
      </w:docPartPr>
      <w:docPartBody>
        <w:p w:rsidR="000443B4" w:rsidRDefault="003E53B5" w:rsidP="003E53B5">
          <w:pPr>
            <w:pStyle w:val="41DB772B3606426D9C1A124155279B83"/>
          </w:pPr>
          <w:r w:rsidRPr="00980AE3">
            <w:rPr>
              <w:rStyle w:val="PlaceholderText"/>
            </w:rPr>
            <w:t>Click or tap here to enter text.</w:t>
          </w:r>
        </w:p>
      </w:docPartBody>
    </w:docPart>
    <w:docPart>
      <w:docPartPr>
        <w:name w:val="CD5B666C297E4B34976C8BC9758A5B98"/>
        <w:category>
          <w:name w:val="General"/>
          <w:gallery w:val="placeholder"/>
        </w:category>
        <w:types>
          <w:type w:val="bbPlcHdr"/>
        </w:types>
        <w:behaviors>
          <w:behavior w:val="content"/>
        </w:behaviors>
        <w:guid w:val="{BAA5E805-462B-4295-A88D-C2F0C4C8AA1D}"/>
      </w:docPartPr>
      <w:docPartBody>
        <w:p w:rsidR="000443B4" w:rsidRDefault="003E53B5" w:rsidP="003E53B5">
          <w:pPr>
            <w:pStyle w:val="CD5B666C297E4B34976C8BC9758A5B98"/>
          </w:pPr>
          <w:r w:rsidRPr="00980AE3">
            <w:rPr>
              <w:rStyle w:val="PlaceholderText"/>
            </w:rPr>
            <w:t>Click or tap here to enter text.</w:t>
          </w:r>
        </w:p>
      </w:docPartBody>
    </w:docPart>
    <w:docPart>
      <w:docPartPr>
        <w:name w:val="FBDA10C83D8C4377AB5D9C51ED4F02C3"/>
        <w:category>
          <w:name w:val="General"/>
          <w:gallery w:val="placeholder"/>
        </w:category>
        <w:types>
          <w:type w:val="bbPlcHdr"/>
        </w:types>
        <w:behaviors>
          <w:behavior w:val="content"/>
        </w:behaviors>
        <w:guid w:val="{C1C11C89-1C51-4187-897F-2B4F474C1E1D}"/>
      </w:docPartPr>
      <w:docPartBody>
        <w:p w:rsidR="000443B4" w:rsidRDefault="003E53B5" w:rsidP="003E53B5">
          <w:pPr>
            <w:pStyle w:val="FBDA10C83D8C4377AB5D9C51ED4F02C3"/>
          </w:pPr>
          <w:r w:rsidRPr="00980AE3">
            <w:rPr>
              <w:rStyle w:val="PlaceholderText"/>
            </w:rPr>
            <w:t>Click or tap here to enter text.</w:t>
          </w:r>
        </w:p>
      </w:docPartBody>
    </w:docPart>
    <w:docPart>
      <w:docPartPr>
        <w:name w:val="8C3EF916E2224465A69C18BF406A27BD"/>
        <w:category>
          <w:name w:val="General"/>
          <w:gallery w:val="placeholder"/>
        </w:category>
        <w:types>
          <w:type w:val="bbPlcHdr"/>
        </w:types>
        <w:behaviors>
          <w:behavior w:val="content"/>
        </w:behaviors>
        <w:guid w:val="{EDE48197-F302-4E37-A0DA-200DCD3E5515}"/>
      </w:docPartPr>
      <w:docPartBody>
        <w:p w:rsidR="000443B4" w:rsidRDefault="003E53B5" w:rsidP="003E53B5">
          <w:pPr>
            <w:pStyle w:val="8C3EF916E2224465A69C18BF406A27BD"/>
          </w:pPr>
          <w:r w:rsidRPr="00980AE3">
            <w:rPr>
              <w:rStyle w:val="PlaceholderText"/>
            </w:rPr>
            <w:t>Click or tap here to enter text.</w:t>
          </w:r>
        </w:p>
      </w:docPartBody>
    </w:docPart>
    <w:docPart>
      <w:docPartPr>
        <w:name w:val="42D18C7E00CA4C689A1B7433E379B3D5"/>
        <w:category>
          <w:name w:val="General"/>
          <w:gallery w:val="placeholder"/>
        </w:category>
        <w:types>
          <w:type w:val="bbPlcHdr"/>
        </w:types>
        <w:behaviors>
          <w:behavior w:val="content"/>
        </w:behaviors>
        <w:guid w:val="{0E0B38EE-58A9-4443-9D76-4BB1A1DB0CDE}"/>
      </w:docPartPr>
      <w:docPartBody>
        <w:p w:rsidR="000443B4" w:rsidRDefault="003E53B5" w:rsidP="003E53B5">
          <w:pPr>
            <w:pStyle w:val="42D18C7E00CA4C689A1B7433E379B3D5"/>
          </w:pPr>
          <w:r w:rsidRPr="00980A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F8"/>
    <w:rsid w:val="000443B4"/>
    <w:rsid w:val="00057CA6"/>
    <w:rsid w:val="00163603"/>
    <w:rsid w:val="003E53B5"/>
    <w:rsid w:val="00501733"/>
    <w:rsid w:val="00591661"/>
    <w:rsid w:val="005D5514"/>
    <w:rsid w:val="00D2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3B5"/>
    <w:rPr>
      <w:color w:val="808080"/>
    </w:rPr>
  </w:style>
  <w:style w:type="paragraph" w:customStyle="1" w:styleId="63C23418CEA64FE1B11463C4D321828B">
    <w:name w:val="63C23418CEA64FE1B11463C4D321828B"/>
    <w:rsid w:val="003E53B5"/>
  </w:style>
  <w:style w:type="paragraph" w:customStyle="1" w:styleId="FDB1B31E80384D0AA39B75CEFDEBB3F7">
    <w:name w:val="FDB1B31E80384D0AA39B75CEFDEBB3F7"/>
    <w:rsid w:val="003E53B5"/>
  </w:style>
  <w:style w:type="paragraph" w:customStyle="1" w:styleId="E654CC93106B4451886789CFABF43C4E">
    <w:name w:val="E654CC93106B4451886789CFABF43C4E"/>
    <w:rsid w:val="003E53B5"/>
  </w:style>
  <w:style w:type="paragraph" w:customStyle="1" w:styleId="32F944B280144393BFA88FCA4A24B501">
    <w:name w:val="32F944B280144393BFA88FCA4A24B501"/>
    <w:rsid w:val="003E53B5"/>
  </w:style>
  <w:style w:type="paragraph" w:customStyle="1" w:styleId="216B2E32D3884D0E87E019BD16EC1B66">
    <w:name w:val="216B2E32D3884D0E87E019BD16EC1B66"/>
    <w:rsid w:val="003E53B5"/>
  </w:style>
  <w:style w:type="paragraph" w:customStyle="1" w:styleId="648CF15659A64632AB98689A5FAF51C6">
    <w:name w:val="648CF15659A64632AB98689A5FAF51C6"/>
    <w:rsid w:val="003E53B5"/>
  </w:style>
  <w:style w:type="paragraph" w:customStyle="1" w:styleId="1231EB15FFDC43C79B98A423899D09AA">
    <w:name w:val="1231EB15FFDC43C79B98A423899D09AA"/>
    <w:rsid w:val="003E53B5"/>
  </w:style>
  <w:style w:type="paragraph" w:customStyle="1" w:styleId="5774EE1082A8406A909C146E013E38D6">
    <w:name w:val="5774EE1082A8406A909C146E013E38D6"/>
    <w:rsid w:val="003E53B5"/>
  </w:style>
  <w:style w:type="paragraph" w:customStyle="1" w:styleId="83F69570FF4248F4B22BAAD5352FC640">
    <w:name w:val="83F69570FF4248F4B22BAAD5352FC640"/>
    <w:rsid w:val="003E53B5"/>
  </w:style>
  <w:style w:type="paragraph" w:customStyle="1" w:styleId="41DB772B3606426D9C1A124155279B83">
    <w:name w:val="41DB772B3606426D9C1A124155279B83"/>
    <w:rsid w:val="003E53B5"/>
  </w:style>
  <w:style w:type="paragraph" w:customStyle="1" w:styleId="CD5B666C297E4B34976C8BC9758A5B98">
    <w:name w:val="CD5B666C297E4B34976C8BC9758A5B98"/>
    <w:rsid w:val="003E53B5"/>
  </w:style>
  <w:style w:type="paragraph" w:customStyle="1" w:styleId="FBDA10C83D8C4377AB5D9C51ED4F02C3">
    <w:name w:val="FBDA10C83D8C4377AB5D9C51ED4F02C3"/>
    <w:rsid w:val="003E53B5"/>
  </w:style>
  <w:style w:type="paragraph" w:customStyle="1" w:styleId="8C3EF916E2224465A69C18BF406A27BD">
    <w:name w:val="8C3EF916E2224465A69C18BF406A27BD"/>
    <w:rsid w:val="003E53B5"/>
  </w:style>
  <w:style w:type="paragraph" w:customStyle="1" w:styleId="42D18C7E00CA4C689A1B7433E379B3D5">
    <w:name w:val="42D18C7E00CA4C689A1B7433E379B3D5"/>
    <w:rsid w:val="003E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47E90-EB95-4EE6-A574-04FE420A422A}">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isTemporary&quot;:false}]},{&quot;citationID&quot;:&quot;MENDELEY_CITATION_93199707-c54e-4e8d-b7e4-d7bfc5f0a34b&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ID&quot;:&quot;MENDELEY_CITATION_46e35729-219b-4307-9173-00caa3c5eb1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ID&quot;:&quot;MENDELEY_CITATION_3ed2cebb-1663-442e-9d92-50bf18e2bd39&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45b74e4a-d41a-4a19-8c86-fff26f0f84b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ID&quot;:&quot;MENDELEY_CITATION_61963248-a254-4022-b211-9d46291606b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933da055-d408-4a7c-b8b1-e987737979c6&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ID&quot;:&quot;MENDELEY_CITATION_d94dcc29-6f0b-4023-8a26-c897237e6b1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ID&quot;:&quot;MENDELEY_CITATION_75b971fb-1e55-4121-9a32-d0bdbc9a793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c21d3ccb-0557-4186-98ea-25d3001e3e86&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quot;,&quot;citationItems&quot;:[{&quot;id&quot;:&quot;63fd6307-6d4f-37c8-a1f7-e64c35684a51&quot;,&quot;itemData&quot;:{&quot;type&quot;:&quot;article-journal&quot;,&quot;id&quot;:&quot;63fd6307-6d4f-37c8-a1f7-e64c35684a51&quot;,&quot;title&quot;:&quot;Early Detection of Bark Beetle Green Attack Using  TerraSAR-X and RapidEye Data&quot;,&quot;groupId&quot;:&quot;bb654991-286a-357b-9aa9-b4c2cbbaf7df&quot;,&quot;author&quot;:[{&quot;family&quot;:&quot;Ortiz&quot;,&quot;given&quot;:&quot;Sonia M.&quot;,&quot;parse-names&quot;:false,&quot;dropping-particle&quot;:&quot;&quot;,&quot;non-dropping-particle&quot;:&quot;&quot;},{&quot;family&quot;:&quot;Breidenbach&quot;,&quot;given&quot;:&quot;Johannes&quot;,&quot;parse-names&quot;:false,&quot;dropping-particle&quot;:&quot;&quot;,&quot;non-dropping-particle&quot;:&quot;&quot;},{&quot;family&quot;:&quot;Kändler&quot;,&quot;given&quot;:&quot;Gerald&quot;,&quot;parse-names&quot;:false,&quot;dropping-particle&quot;:&quot;&quot;,&quot;non-dropping-particle&quot;:&quot;&quot;}],&quot;container-title&quot;:&quot;Remote Sensing 2013, Vol. 5, Pages 1912-1931&quot;,&quot;accessed&quot;:{&quot;date-parts&quot;:[[2022,10,26]]},&quot;DOI&quot;:&quot;10.3390/RS5041912&quot;,&quot;ISSN&quot;:&quot;2072-4292&quot;,&quot;URL&quot;:&quot;https://www.mdpi.com/2072-4292/5/4/1912/htm&quot;,&quot;issued&quot;:{&quot;date-parts&quot;:[[2013,4,16]]},&quot;page&quot;:&quot;1912-1931&quot;,&quot;abstract&quot;:&quot;Bark beetles cause widespread damages in the coniferous-dominated forests of central Europe and North America. In the future, areas affected by bark beetles may further increase due to climate change. However, the early detection of the bark beetle green attack can guide management decisions to prevent larger damages. For this reason, a field-based bark beetle monitoring program is currently implemented in Germany. The combination of remote sensing and field data may help minimizing the reaction time and reducing costs of monitoring programs covering large forested areas.   In this case study, RapidEye and TerraSAR-X data were analyzed separately and in combination to detect bark beetle green attack. The remote sensing data were acquired in May 2009 for a study site in south-west Germany. In order to distinguish healthy areas and areas affected by bark beetle green attack, three statistical approaches were compared: generalized linear models (GLM), maximum entropy (ME) and random forest (RF). The spatial scale (minimum mapping unit) was 78.5 m2.  TerraSAR-X data resulted in fair classification accuracy with a cross-validated Cohen’s Kappa Coefficient (kappa) of 0.23. RapidEye data resulted in moderate classification accuracy with a kappa of 0.51. The highest classification accuracy was obtained by combining the TerraSAR-X and RapidEye data, resulting in a kappa of 0.74. The accuracy of ME models was considerably higher than the accuracy of GLM and RF models.&quot;,&quot;publisher&quot;:&quot;Multidisciplinary Digital Publishing Institute&quot;,&quot;issue&quot;:&quot;4&quot;,&quot;volume&quot;:&quot;5&quot;},&quot;isTemporary&quot;:false},{&quot;id&quot;:&quot;4fd985ce-e1db-35b5-a4f4-2e7251c4432b&quot;,&quot;itemData&quot;:{&quot;type&quot;:&quot;article-journal&quot;,&quot;id&quot;:&quot;4fd985ce-e1db-35b5-a4f4-2e7251c4432b&quot;,&quot;title&quot;:&quot;Harnessing Deep Learning in Ecology: An Example Predicting Bark Beetle Outbreaks&quot;,&quot;groupId&quot;:&quot;bb654991-286a-357b-9aa9-b4c2cbbaf7df&quot;,&quot;author&quot;:[{&quot;family&quot;:&quot;Rammer&quot;,&quot;given&quot;:&quot;Werner&quot;,&quot;parse-names&quot;:false,&quot;dropping-particle&quot;:&quot;&quot;,&quot;non-dropping-particle&quot;:&quot;&quot;},{&quot;family&quot;:&quot;Seidl&quot;,&quot;given&quot;:&quot;Rupert&quot;,&quot;parse-names&quot;:false,&quot;dropping-particle&quot;:&quot;&quot;,&quot;non-dropping-particle&quot;:&quot;&quot;}],&quot;container-title&quot;:&quot;Frontiers in Plant Science&quot;,&quot;container-title-short&quot;:&quot;Front Plant Sci&quot;,&quot;accessed&quot;:{&quot;date-parts&quot;:[[2022,10,26]]},&quot;DOI&quot;:&quot;10.3389/FPLS.2019.01327/BIBTEX&quot;,&quot;ISSN&quot;:&quot;1664462X&quot;,&quot;issued&quot;:{&quot;date-parts&quot;:[[2019,10,28]]},&quot;page&quot;:&quot;1327&quot;,&quot;abstract&quot;:&quot;Addressing current global challenges such as biodiversity loss, global change, and increasing demands for ecosystem services requires improved ecological prediction. Recent increases in data availability, process understanding, and computing power are fostering quantitative approaches in ecology. However, flexible methodological frameworks are needed to utilize these developments towards improved ecological prediction. Deep learning is a rapidly evolving branch of machine learning, yet has received only little attention in ecology to date. It refers to the training of deep neural networks (DNNs), i.e. artificial neural networks consisting of many layers and a large number of neurons. We here provide a reproducible example (including code and data) of designing, training, and applying DNNs for ecological prediction. Using bark beetle outbreaks in conifer-dominated forests as an example, we show that DNNs are well able to predict both short-term infestation risk at the local scale and long-term outbreak dynamics at the landscape level. We furthermore highlight that DNNs have better overall performance than more conventional approaches to predicting bark beetle outbreak dynamics. We conclude that DNNs have high potential to form the backbone of a comprehensive disturbance forecasting system. More broadly, we argue for an increased utilization of the predictive power of DNNs for a wide range of ecological problems.&quot;,&quot;publisher&quot;:&quot;Frontiers Media S.A.&quot;,&quot;volume&quot;:&quot;10&quot;},&quot;isTemporary&quot;:false}]},{&quot;citationID&quot;:&quot;MENDELEY_CITATION_de4eec7a-78f8-43b8-b381-23109cdcb40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706564d4-f333-4ae1-b81c-4e5fbbed694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quot;,&quot;citationItems&quot;:[{&quot;id&quot;:&quot;cb920548-b44e-3ed6-918a-1502d7f97c9b&quot;,&quot;itemData&quot;:{&quot;type&quot;:&quot;article-journal&quot;,&quot;id&quot;:&quot;cb920548-b44e-3ed6-918a-1502d7f97c9b&quot;,&quot;title&quot;:&quot;DNA barcoding of bark and ambrosia beetles reveals excessive NUMTs and consistent east-west divergence across Palearctic forests&quot;,&quot;groupId&quot;:&quot;bb654991-286a-357b-9aa9-b4c2cbbaf7df&quot;,&quot;author&quot;:[{&quot;family&quot;:&quot;Jordal&quot;,&quot;given&quot;:&quot;Bjarte H.&quot;,&quot;parse-names&quot;:false,&quot;dropping-particle&quot;:&quot;&quot;,&quot;non-dropping-particle&quot;:&quot;&quot;},{&quot;family&quot;:&quot;Kambestad&quot;,&quot;given&quot;:&quot;Marius&quot;,&quot;parse-names&quot;:false,&quot;dropping-particle&quot;:&quot;&quot;,&quot;non-dropping-particle&quot;:&quot;&quot;}],&quot;container-title&quot;:&quot;Molecular Ecology Resources&quot;,&quot;container-title-short&quot;:&quot;Mol Ecol Resour&quot;,&quot;accessed&quot;:{&quot;date-parts&quot;:[[2022,10,26]]},&quot;DOI&quot;:&quot;10.1111/1755-0998.12150&quot;,&quot;ISSN&quot;:&quot;1755-0998&quot;,&quot;PMID&quot;:&quot;23919425&quot;,&quot;URL&quot;:&quot;https://onlinelibrary.wiley.com/doi/full/10.1111/1755-0998.12150&quot;,&quot;issued&quot;:{&quot;date-parts&quot;:[[2014,1,1]]},&quot;page&quot;:&quot;7-17&quot;,&quot;abstract&quot;:&quot;A comprehensive DNA barcoding library is very useful for rapid identification and detection of invasive pest species. We tested the performance of species identification in the economically most damaging group of wood-boring insects - the bark and ambrosia beetles - with particular focus on broad geographical sampling across the boreal Palearctic forests. Neighbour-joining and Bayesian analyses of cytochrome oxidase I (COI) sequences from 151 species in 40 genera revealed high congruence between morphology-based identification and sequence clusters. Inconsistencies with morphological identifications included the discovery of a likely cryptic Nearctic species of Dryocoetes autographus, the possible hybrid origin of shared mitochondrial haplotypes in Pityophthorus micrographus and P. pityographus, and a possible paraphyletic Xyleborinus saxeseni. The first record of Orthotomicus suturalis in North America was confirmed by DNA barcoding. The mitochondrial data also revealed consistent divergence across the Palearctic or Holarctic, confirmed in part by data from the large ribosomal subunit (28S). Some populations had considerable variation in the mitochondrial barcoding marker, but were invariant in the nuclear ribosomal marker. These findings must be viewed in light of the high number of nuclear insertions of mitochondrial DNA (NUMTs) detected in eight bark beetle species, suggesting the possible presence of additional cryptic NUMTs. The occurrence of paralogous COI copies, hybridization or cryptic speciation demands a stronger focus on data quality assessment in the construction of DNA barcoding databases. © 2013 John Wiley &amp; Sons Ltd.&quot;,&quot;publisher&quot;:&quot;John Wiley &amp; Sons, Ltd&quot;,&quot;issue&quot;:&quot;1&quot;,&quot;volume&quot;:&quot;14&quot;},&quot;isTemporary&quot;:false}]},{&quot;citationID&quot;:&quot;MENDELEY_CITATION_f9063301-209f-4ef3-bd01-a0b592c49a0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788c1b7a-0c6b-438a-9ab4-a23b5832d7c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quot;,&quot;citationItems&quot;:[{&quot;id&quot;:&quot;32d64477-1193-3369-8e5c-088c56c7bf0c&quot;,&quot;itemData&quot;:{&quot;type&quot;:&quot;article-journal&quot;,&quot;id&quot;:&quot;32d64477-1193-3369-8e5c-088c56c7bf0c&quot;,&quot;title&quot;:&quot;The iNaturalist Species Classification and Detection Dataset&quot;,&quot;groupId&quot;:&quot;bb654991-286a-357b-9aa9-b4c2cbbaf7df&quot;,&quot;author&quot;:[{&quot;family&quot;:&quot;Horn&quot;,&quot;given&quot;:&quot;Grant&quot;,&quot;parse-names&quot;:false,&quot;dropping-particle&quot;:&quot;van&quot;,&quot;non-dropping-particle&quot;:&quot;&quot;},{&quot;family&quot;:&quot;Aodha&quot;,&quot;given&quot;:&quot;Oisin&quot;,&quot;parse-names&quot;:false,&quot;dropping-particle&quot;:&quot;mac&quot;,&quot;non-dropping-particle&quot;:&quot;&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accessed&quot;:{&quot;date-parts&quot;:[[2022,10,26]]},&quot;DOI&quot;:&quot;10.48550/arxiv.1707.06642&quot;,&quot;ISBN&quot;:&quot;9781538664209&quot;,&quot;ISSN&quot;:&quot;10636919&quot;,&quot;URL&quot;:&quot;https://arxiv.org/abs/1707.06642v2&quot;,&quot;issued&quot;:{&quot;date-parts&quot;:[[2017,7,20]]},&quot;page&quot;:&quot;8769-8778&quot;,&quot;abstract&quot;:&quot;Existing image classification datasets used in computer vision tend to have a\nuniform distribution of images across object categories. In contrast, the\nnatural world is heavily imbalanced, as some species are more abundant and\neasier to photograph than others. To encourage further progress in challenging\nreal world conditions we present the iNaturalist species classification and\ndetection dataset, consisting of 859,000 images from over 5,000 different\nspecies of plants and animals. It features visually similar species, captured\nin a wide variety of situations, from all over the world. Images were collected\nwith different camera types, have varying image quality, feature a large class\nimbalance, and have been verified by multiple citizen scientists. We discuss\nthe collection of the dataset and present extensive baseline experiments using\nstate-of-the-art computer vision classification and detection models. Results\nshow that current non-ensemble based methods achieve only 67% top one\nclassification accuracy, illustrating the difficulty of the dataset.\nSpecifically, we observe poor results for classes with small numbers of\ntraining examples suggesting more attention is needed in low-shot learning.&quot;,&quot;publisher&quot;:&quot;IEEE Computer Society&quot;},&quot;isTemporary&quot;:false}]},{&quot;citationID&quot;:&quot;MENDELEY_CITATION_a84c7fbc-b734-4f75-9177-dd14828dc1a5&quot;,&quot;properties&quot;:{&quot;noteIndex&quot;:0},&quot;isEdited&quot;:false,&quot;manualOverride&quot;:{&quot;isManuallyOverridden&quot;:false,&quot;citeprocText&quot;:&quot;&lt;sup&gt;15–17&lt;/sup&gt;&quot;,&quot;manualOverrideText&quot;:&quot;&quot;},&quot;citationItems&quot;:[{&quot;id&quot;:&quot;b53e0725-0ac9-3235-94f2-6570be019521&quot;,&quot;itemData&quot;:{&quot;type&quot;:&quot;article-journal&quot;,&quot;id&quot;:&quot;b53e0725-0ac9-3235-94f2-6570be019521&quot;,&quot;title&quot;:&quot;Species-level image classification with convolutional neural network enables insect identification from habitus images&quot;,&quot;groupId&quot;:&quot;bb654991-286a-357b-9aa9-b4c2cbbaf7df&quot;,&quot;author&quot;:[{&quot;family&quot;:&quot;Hansen&quot;,&quot;given&quot;:&quot;Oskar L.P.&quot;,&quot;parse-names&quot;:false,&quot;dropping-particle&quot;:&quot;&quot;,&quot;non-dropping-particle&quot;:&quot;&quot;},{&quot;family&quot;:&quot;Svenning&quot;,&quot;given&quot;:&quot;Jens Christian&quot;,&quot;parse-names&quot;:false,&quot;dropping-particle&quot;:&quot;&quot;,&quot;non-dropping-particle&quot;:&quot;&quot;},{&quot;family&quot;:&quot;Olsen&quot;,&quot;given&quot;:&quot;Kent&quot;,&quot;parse-names&quot;:false,&quot;dropping-particle&quot;:&quot;&quot;,&quot;non-dropping-particle&quot;:&quot;&quot;},{&quot;family&quot;:&quot;Dupont&quot;,&quot;given&quot;:&quot;Steen&quot;,&quot;parse-names&quot;:false,&quot;dropping-particle&quot;:&quot;&quot;,&quot;non-dropping-particle&quot;:&quot;&quot;},{&quot;family&quot;:&quot;Garner&quot;,&quot;given&quot;:&quot;Beulah H.&quot;,&quot;parse-names&quot;:false,&quot;dropping-particle&quot;:&quot;&quot;,&quot;non-dropping-particle&quot;:&quot;&quot;},{&quot;family&quot;:&quot;Iosifidis&quot;,&quot;given&quot;:&quot;Alexandros&quot;,&quot;parse-names&quot;:false,&quot;dropping-particle&quot;:&quot;&quot;,&quot;non-dropping-particle&quot;:&quot;&quot;},{&quot;family&quot;:&quot;Price&quot;,&quot;given&quot;:&quot;Benjamin W.&quot;,&quot;parse-names&quot;:false,&quot;dropping-particle&quot;:&quot;&quot;,&quot;non-dropping-particle&quot;:&quot;&quot;},{&quot;family&quot;:&quot;Høye&quot;,&quot;given&quot;:&quot;Toke T.&quot;,&quot;parse-names&quot;:false,&quot;dropping-particle&quot;:&quot;&quot;,&quot;non-dropping-particle&quot;:&quot;&quot;}],&quot;container-title&quot;:&quot;Ecology and Evolution&quot;,&quot;container-title-short&quot;:&quot;Ecol Evol&quot;,&quot;accessed&quot;:{&quot;date-parts&quot;:[[2022,10,26]]},&quot;DOI&quot;:&quot;10.1002/ECE3.5921&quot;,&quot;ISSN&quot;:&quot;2045-7758&quot;,&quot;URL&quot;:&quot;https://onlinelibrary.wiley.com/doi/full/10.1002/ece3.5921&quot;,&quot;issued&quot;:{&quot;date-parts&quot;:[[2020,1,1]]},&quot;page&quot;:&quot;737-747&quot;,&quot;abstract&quot;:&quot;Changes in insect biomass, abundance, and diversity are challenging to track at sufficient spatial, temporal, and taxonomic resolution. Camera traps can capture habitus images of ground-dwelling insects. However, currently sampling involves manually detecting and identifying specimens. Here, we test whether a convolutional neural network (CNN) can classify habitus images of ground beetles to species level, and estimate how correct classification relates to body size, number of species inside genera, and species identity. We created an image database of 65,841 museum specimens comprising 361 carabid beetle species from the British Isles and fine-tuned the parameters of a pretrained CNN from a training dataset. By summing up class confidence values within genus, tribe, and subfamily and setting a confidence threshold, we trade-off between classification accuracy, precision, and recall and taxonomic resolution. The CNN classified 51.9% of 19,164 test images correctly to species level and 74.9% to genus level. Average classification recall on species level was 50.7%. Applying a threshold of 0.5 increased the average classification recall to 74.6% at the expense of taxonomic resolution. Higher top value from the output layer and larger sized species were more often classified correctly, as were images of species in genera with few species. Fine-tuning enabled us to classify images with a high mean recall for the whole test dataset to species or higher taxonomic levels, however, with high variability. This indicates that some species are more difficult to identify because of properties such as their body size or the number of related species. Together, species-level image classification of arthropods from museum collections and ecological monitoring can substantially increase the amount of occurrence data that can feasibly be collected. These tools thus provide new opportunities in understanding and predicting ecological responses to environmental change.&quot;,&quot;publisher&quot;:&quot;John Wiley &amp; Sons, Ltd&quot;,&quot;issue&quot;:&quot;2&quot;,&quot;volume&quot;:&quot;10&quot;},&quot;isTemporary&quot;:false},{&quot;id&quot;:&quot;2c4ecf2a-ebee-329b-bebd-476080020e33&quot;,&quot;itemData&quot;:{&quot;type&quot;:&quot;article-journal&quot;,&quot;id&quot;:&quot;2c4ecf2a-ebee-329b-bebd-476080020e33&quot;,&quot;title&quot;:&quot;Ant genera identification using an ensemble of convolutional neural networks&quot;,&quot;groupId&quot;:&quot;bb654991-286a-357b-9aa9-b4c2cbbaf7df&quot;,&quot;author&quot;:[{&quot;family&quot;:&quot;Marques&quot;,&quot;given&quot;:&quot;Alan Caio R.&quot;,&quot;parse-names&quot;:false,&quot;dropping-particle&quot;:&quot;&quot;,&quot;non-dropping-particle&quot;:&quot;&quot;},{&quot;family&quot;:&quot;Raimundo&quot;,&quot;given&quot;:&quot;Marcos M.&quot;,&quot;parse-names&quot;:false,&quot;dropping-particle&quot;:&quot;&quot;,&quot;non-dropping-particle&quot;:&quot;&quot;},{&quot;family&quot;:&quot;Cavalheiro&quot;,&quot;given&quot;:&quot;Ellen Marianne B.&quot;,&quot;parse-names&quot;:false,&quot;dropping-particle&quot;:&quot;&quot;,&quot;non-dropping-particle&quot;:&quot;&quot;},{&quot;family&quot;:&quot;Salles&quot;,&quot;given&quot;:&quot;Luis F.P.&quot;,&quot;parse-names&quot;:false,&quot;dropping-particle&quot;:&quot;&quot;,&quot;non-dropping-particle&quot;:&quot;&quot;},{&quot;family&quot;:&quot;Lyra&quot;,&quot;given&quot;:&quot;Christiano&quot;,&quot;parse-names&quot;:false,&quot;dropping-particle&quot;:&quot;&quot;,&quot;non-dropping-particle&quot;:&quot;&quot;},{&quot;family&quot;:&quot;Zuben&quot;,&quot;given&quot;:&quot;Fernando J.&quot;,&quot;parse-names&quot;:false,&quot;dropping-particle&quot;:&quot;&quot;,&quot;non-dropping-particle&quot;:&quot;von&quot;}],&quot;container-title&quot;:&quot;PLOS ONE&quot;,&quot;container-title-short&quot;:&quot;PLoS One&quot;,&quot;accessed&quot;:{&quot;date-parts&quot;:[[2022,10,26]]},&quot;DOI&quot;:&quot;10.1371/JOURNAL.PONE.0192011&quot;,&quot;ISBN&quot;:&quot;1111111111&quot;,&quot;ISSN&quot;:&quot;1932-6203&quot;,&quot;PMID&quot;:&quot;29385214&quot;,&quot;URL&quot;:&quot;https://journals.plos.org/plosone/article?id=10.1371/journal.pone.0192011&quot;,&quot;issued&quot;:{&quot;date-parts&quot;:[[2018,1,1]]},&quot;page&quot;:&quot;e0192011&quot;,&quot;abstract&quot;:&quot;Works requiring taxonomic knowledge face several challenges, such as arduous identification of many taxa and an insufficient number of taxonomists to identify a great deal of collected organisms. Machine learning tools, particularly convolutional neural networks (CNNs), are then welcome to automatically generate high-performance classifiers from available data. Supported by the image datasets available at the largest online database on ant biology, the AntWeb (www.antweb.org), we propose here an ensemble of CNNs to identify ant genera directly from the head, profile and dorsal perspectives of ant images. Transfer learning is also considered to improve the individual performance of the CNN classifiers. The performance achieved by the classifiers is diverse enough to promote a reduction in the overall classification error when they are combined in an ensemble, achieving an accuracy rate of over 80% on top-1 classification and an accuracy of over 90% on top-3 classification.&quot;,&quot;publisher&quot;:&quot;Public Library of Science&quot;,&quot;issue&quot;:&quot;1&quot;,&quot;volume&quot;:&quot;13&quot;},&quot;isTemporary&quot;:false},{&quot;id&quot;:&quot;1388bba6-24a8-3531-a9e9-3e13248a2062&quot;,&quot;itemData&quot;:{&quot;type&quot;:&quot;article-journal&quot;,&quot;id&quot;:&quot;1388bba6-24a8-3531-a9e9-3e13248a2062&quot;,&quot;title&quot;:&quot;Taxonomic Classification of Ants (Formicidae) from Images using Deep Learning&quot;,&quot;groupId&quot;:&quot;bb654991-286a-357b-9aa9-b4c2cbbaf7df&quot;,&quot;author&quot;:[{&quot;family&quot;:&quot;Boer&quot;,&quot;given&quot;:&quot;Marijn J. A.&quot;,&quot;parse-names&quot;:false,&quot;dropping-particle&quot;:&quot;&quot;,&quot;non-dropping-particle&quot;:&quot;&quot;},{&quot;family&quot;:&quot;Vos&quot;,&quot;given&quot;:&quot;Rutger A.&quot;,&quot;parse-names&quot;:false,&quot;dropping-particle&quot;:&quot;&quot;,&quot;non-dropping-particle&quot;:&quot;&quot;}],&quot;container-title&quot;:&quot;bioRxiv&quot;,&quot;accessed&quot;:{&quot;date-parts&quot;:[[2022,10,26]]},&quot;DOI&quot;:&quot;10.1101/407452&quot;,&quot;URL&quot;:&quot;https://www.biorxiv.org/content/10.1101/407452v1&quot;,&quot;issued&quot;:{&quot;date-parts&quot;:[[2018,9,4]]},&quot;page&quot;:&quot;407452&quot;,&quot;abstract&quot;:&quot;The well-documented, species-rich, and diverse group of ants (Formicidae) are important ecological bioindicators for species richness, ecosystem health, and biodiversity, but ant species identification is complex and requires specific knowledge. In the past few years, insect identification from images has seen increasing interest and success, with processing speed improving and costs lowering. Here we propose deep learning (in the form of a convolutional neural network (CNN)) to classify ants at species level using AntWeb images. We used an Inception-ResNet-V2-based CNN to classify ant images, and three shot types with 10,204 images for 97 species, in addition to a multi-view approach, for training and testing the CNN while also testing a worker-only set and an AntWeb protocol-deviant test set. Top 1 accuracy reached 62% - 81%, top 3 accuracy 80% - 92%, and genus accuracy 79% - 95% on species classification for different shot type approaches. The head shot type outperformed other shot type approaches. Genus accuracy was broadly similar to top 3 accuracy. Removing reproductives from the test data improved accuracy only slightly. Accuracy on AntWeb protocol-deviant data was very low. In addition, we make recommendations for future work concerning image threshold, distribution, and quality, multi-view approaches, metadata, and on protocols; potentially leading to higher accuracy with less computational effort.&quot;,&quot;publisher&quot;:&quot;Cold Spring Harbor Laboratory&quot;},&quot;isTemporary&quot;:false}],&quot;citationTag&quot;:&quot;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quot;},{&quot;citationID&quot;:&quot;MENDELEY_CITATION_260a06ea-06a6-49c1-9c48-4867d828424a&quot;,&quot;properties&quot;:{&quot;noteIndex&quot;:0},&quot;isEdited&quot;:false,&quot;manualOverride&quot;:{&quot;isManuallyOverridden&quot;:false,&quot;citeprocText&quot;:&quot;&lt;sup&gt;18–20&lt;/sup&gt;&quot;,&quot;manualOverrideText&quot;:&quot;&quot;},&quot;citationTag&quot;:&quot;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quot;,&quot;citationItems&quot;:[{&quot;id&quot;:&quot;a64f4911-ef06-33c3-9082-e798fdf98e5f&quot;,&quot;itemData&quot;:{&quot;type&quot;:&quot;article-journal&quot;,&quot;id&quot;:&quot;a64f4911-ef06-33c3-9082-e798fdf98e5f&quot;,&quot;title&quot;:&quot;Hierarchical classification of pollinating flying insects under changing environments&quot;,&quot;groupId&quot;:&quot;bb654991-286a-357b-9aa9-b4c2cbbaf7df&quot;,&quot;author&quot;:[{&quot;family&quot;:&quot;Parmezan&quot;,&quot;given&quot;:&quot;Antonio R.S.&quot;,&quot;parse-names&quot;:false,&quot;dropping-particle&quot;:&quot;&quot;,&quot;non-dropping-particle&quot;:&quot;&quot;},{&quot;family&quot;:&quot;Souza&quot;,&quot;given&quot;:&quot;Vinicius M.A.&quot;,&quot;parse-names&quot;:false,&quot;dropping-particle&quot;:&quot;&quot;,&quot;non-dropping-particle&quot;:&quot;&quot;},{&quot;family&quot;:&quot;Seth&quot;,&quot;given&quot;:&quot;Arpita&quot;,&quot;parse-names&quot;:false,&quot;dropping-particle&quot;:&quot;&quot;,&quot;non-dropping-particle&quot;:&quot;&quot;},{&quot;family&quot;:&quot;Žliobaitė&quot;,&quot;given&quot;:&quot;Indrė&quot;,&quot;parse-names&quot;:false,&quot;dropping-particle&quot;:&quot;&quot;,&quot;non-dropping-particle&quot;:&quot;&quot;},{&quot;family&quot;:&quot;Batista&quot;,&quot;given&quot;:&quot;Gustavo E.A.P.A.&quot;,&quot;parse-names&quot;:false,&quot;dropping-particle&quot;:&quot;&quot;,&quot;non-dropping-particle&quot;:&quot;&quot;}],&quot;container-title&quot;:&quot;Ecological Informatics&quot;,&quot;container-title-short&quot;:&quot;Ecol Inform&quot;,&quot;accessed&quot;:{&quot;date-parts&quot;:[[2022,10,26]]},&quot;DOI&quot;:&quot;10.1016/J.ECOINF.2022.101751&quot;,&quot;ISSN&quot;:&quot;1574-9541&quot;,&quot;issued&quot;:{&quot;date-parts&quot;:[[2022,9,1]]},&quot;page&quot;:&quot;101751&quot;,&quot;abstract&quot;:&quot;Automatic monitoring of flying insects enables quick and efficient observations and management of ecologically and economically important targets such as pollinators, disease vectors, and agricultural pests. Studies on this topic mainly cover the tasks of detection and identification or classification, the latter often guided by the flight sounds of insects. This paper uses domain knowledge and taxonomy information to classify bee and wasp species based on abiotic variables and wing-beat data that change depending on climatic-environmental conditions. We survey the state-of-the-art in hierarchical classification and evaluate the most popular local and global methods for this task on flight data from nine hymenopteran species. We collected the data in Brazilian fields employing an inexpensive optical sensor. Our results show that it is possible to hierarchically classify groups of specimens per species, species, and groups of species according to their wing-beat data at different temperature and relative humidity levels with at least 91% accuracy. Besides benefiting research aimed at building insect classifiers adaptable to natural variations in the environment, this study is a vital step in a series of efforts to design non-invasive species monitoring techniques.&quot;,&quot;publisher&quot;:&quot;Elsevier&quot;,&quot;volume&quot;:&quot;70&quot;},&quot;isTemporary&quot;:false},{&quot;id&quot;:&quot;1bf8c146-556a-3c81-8dd0-b98e754c361d&quot;,&quot;itemData&quot;:{&quot;type&quot;:&quot;article-journal&quot;,&quot;id&quot;:&quot;1bf8c146-556a-3c81-8dd0-b98e754c361d&quot;,&quot;title&quot;:&quot;Hierarchical Classification of Very Small Objects: Application to the Detection of Arthropod Species&quot;,&quot;groupId&quot;:&quot;bb654991-286a-357b-9aa9-b4c2cbbaf7df&quot;,&quot;author&quot;:[{&quot;family&quot;:&quot;Tresson&quot;,&quot;given&quot;:&quot;Paul&quot;,&quot;parse-names&quot;:false,&quot;dropping-particle&quot;:&quot;&quot;,&quot;non-dropping-particle&quot;:&quot;&quot;},{&quot;family&quot;:&quot;Carval&quot;,&quot;given&quot;:&quot;Dominique&quot;,&quot;parse-names&quot;:false,&quot;dropping-particle&quot;:&quot;&quot;,&quot;non-dropping-particle&quot;:&quot;&quot;},{&quot;family&quot;:&quot;Tixier&quot;,&quot;given&quot;:&quot;Philippe&quot;,&quot;parse-names&quot;:false,&quot;dropping-particle&quot;:&quot;&quot;,&quot;non-dropping-particle&quot;:&quot;&quot;},{&quot;family&quot;:&quot;Puech&quot;,&quot;given&quot;:&quot;William&quot;,&quot;parse-names&quot;:false,&quot;dropping-particle&quot;:&quot;&quot;,&quot;non-dropping-particle&quot;:&quot;&quot;}],&quot;container-title&quot;:&quot;IEEE Access&quot;,&quot;accessed&quot;:{&quot;date-parts&quot;:[[2022,10,26]]},&quot;DOI&quot;:&quot;10.1109/ACCESS.2021.3075293&quot;,&quot;ISSN&quot;:&quot;21693536&quot;,&quot;issued&quot;:{&quot;date-parts&quot;:[[2021]]},&quot;page&quot;:&quot;63925-63932&quot;,&quot;abstract&quot;:&quot;Automated image analysis and deep learning tools such as object detection models are being used increasingly by biologists. However, biological datasets often have constraints that are challenging for the use of deep learning. Classes are often imbalanced, similar, or too few for robust learning. In this paper we present a robust method relying on hierarchical classification to perform very small object detection. We illustrate our results on a custom dataset featuring 22 classes of arthropods used to study biodiversity. This dataset shows several constraints that are frequent when using deep learning on biological data with a high class imbalance, some classes learned on only a few training examples and a high similarity between classes. We propose to first perform detection at a super-class level, before performing a detailed classification at a class level. We compare the obtained results with our proposed method to a global detector, trained without hierarchical classification. Our method succeeds in obtaining a mAP of 75 %, while the global detector only achieves a mAP of 48 %. Moreover, our method shows high precision even on classes with the less train examples. Confusions between classes with our method are fewer and are of a lesser impact. We are able achieve a more robust object classification with the use of our proposed method. This method can also enable better control on the model's output which can be particularly valuable when handling ecological, biological or medical data for example.&quot;,&quot;publisher&quot;:&quot;Institute of Electrical and Electronics Engineers Inc.&quot;,&quot;volume&quot;:&quot;9&quot;,&quot;container-title-short&quot;:&quot;&quot;},&quot;isTemporary&quot;:false},{&quot;id&quot;:&quot;dbdcfed3-bab1-3883-a22e-619d7a4aabde&quot;,&quot;itemData&quot;:{&quot;type&quot;:&quot;article-journal&quot;,&quot;id&quot;:&quot;dbdcfed3-bab1-3883-a22e-619d7a4aabde&quot;,&quot;title&quot;:&quot;A survey on image-based insect classification&quot;,&quot;groupId&quot;:&quot;bb654991-286a-357b-9aa9-b4c2cbbaf7df&quot;,&quot;author&quot;:[{&quot;family&quot;:&quot;Martineau&quot;,&quot;given&quot;:&quot;Maxime&quot;,&quot;parse-names&quot;:false,&quot;dropping-particle&quot;:&quot;&quot;,&quot;non-dropping-particle&quot;:&quot;&quot;},{&quot;family&quot;:&quot;Conte&quot;,&quot;given&quot;:&quot;Donatello&quot;,&quot;parse-names&quot;:false,&quot;dropping-particle&quot;:&quot;&quot;,&quot;non-dropping-particle&quot;:&quot;&quot;},{&quot;family&quot;:&quot;Raveaux&quot;,&quot;given&quot;:&quot;Romain&quot;,&quot;parse-names&quot;:false,&quot;dropping-particle&quot;:&quot;&quot;,&quot;non-dropping-particle&quot;:&quot;&quot;},{&quot;family&quot;:&quot;Arnault&quot;,&quot;given&quot;:&quot;Ingrid&quot;,&quot;parse-names&quot;:false,&quot;dropping-particle&quot;:&quot;&quot;,&quot;non-dropping-particle&quot;:&quot;&quot;},{&quot;family&quot;:&quot;Munier&quot;,&quot;given&quot;:&quot;Damien&quot;,&quot;parse-names&quot;:false,&quot;dropping-particle&quot;:&quot;&quot;,&quot;non-dropping-particle&quot;:&quot;&quot;},{&quot;family&quot;:&quot;Venturini&quot;,&quot;given&quot;:&quot;Gilles&quot;,&quot;parse-names&quot;:false,&quot;dropping-particle&quot;:&quot;&quot;,&quot;non-dropping-particle&quot;:&quot;&quot;}],&quot;container-title&quot;:&quot;Pattern Recognition&quot;,&quot;container-title-short&quot;:&quot;Pattern Recognit&quot;,&quot;accessed&quot;:{&quot;date-parts&quot;:[[2022,10,26]]},&quot;DOI&quot;:&quot;10.1016/J.PATCOG.2016.12.020&quot;,&quot;ISSN&quot;:&quot;0031-3203&quot;,&quot;issued&quot;:{&quot;date-parts&quot;:[[2017,5,1]]},&quot;page&quot;:&quot;273-284&quot;,&quot;abstract&quot;:&quot;Entomology has had many applications in many biological domains (i.e insect counting as a biodiversity index). To meet a growing biological demand and to compensate a decreasing workforce amount, automated entomology has been around for decades. This challenge has been tackled by computer scientists as well as by biologists themselves. This survey investigates fourty-four studies on this topic and tries to give a global picture on what are the scientific locks and how the problem was addressed. Views are adopted on image capture, feature extraction, classification methods and the tested datasets. A general discussion is finally given on the questions that might still remain unsolved such as: the image capture conditions mandatory to good recognition performance, the definition of the problem and whether computer scientist should consider it as a problem in its own or just as an instance of a wider image recognition problem.&quot;,&quot;publisher&quot;:&quot;Pergamon&quot;,&quot;volume&quot;:&quot;65&quot;},&quot;isTemporary&quot;:false}]},{&quot;citationID&quot;:&quot;MENDELEY_CITATION_e72c0951-9f39-43a8-98d4-1c409ebc1ad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a107c774-6ee6-4107-8f65-8420654aa5af&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quot;,&quot;citationItems&quot;:[{&quot;id&quot;:&quot;9df3cabc-0a35-3ce2-b1de-13e5764e7849&quot;,&quot;itemData&quot;:{&quot;type&quot;:&quot;article-journal&quot;,&quot;id&quot;:&quot;9df3cabc-0a35-3ce2-b1de-13e5764e7849&quot;,&quot;title&quot;:&quot;An Introduction to Convolutional Neural Networks&quot;,&quot;groupId&quot;:&quot;bb654991-286a-357b-9aa9-b4c2cbbaf7df&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2,10,26]]},&quot;DOI&quot;:&quot;10.48550/arxiv.1511.08458&quot;,&quot;URL&quot;:&quot;https://arxiv.org/abs/1511.08458v2&quot;,&quot;issued&quot;:{&quot;date-parts&quot;:[[2015,11,26]]},&quot;abstract&quot;:&quot;The field of machine learning has taken a dramatic twist in recent times,\nwith the rise of the Artificial Neural Network (ANN). These biologically\ninspired computational models are able to far exceed the performance of\nprevious forms of artificial intelligence in common machine learning tasks. One\nof the most impressive forms of ANN architecture is that of the Convolutional\nNeural Network (CNN). CNNs are primarily used to solve difficult image-driven\npattern recognition tasks and with their precise yet simple architecture,\noffers a simplified method of getting started with ANNs. This document provides a brief introduction to CNNs, discussing recently\npublished papers and newly formed techniques in developing these brilliantly\nfantastic image recognition models. This introduction assumes you are familiar\nwith the fundamentals of ANNs and machine learning.&quot;},&quot;isTemporary&quot;:false}]},{&quot;citationID&quot;:&quot;MENDELEY_CITATION_5cd41175-f4ae-4c24-82bd-90e32a47acd3&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quot;,&quot;citationItems&quot;:[{&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quot;citationID&quot;:&quot;MENDELEY_CITATION_bb721a47-96ac-4bd0-8a3e-be66ec6a6d6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citationID&quot;:&quot;MENDELEY_CITATION_1d8e37f0-5a0d-411f-9f9c-3577eabb63a2&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ID&quot;:&quot;MENDELEY_CITATION_68747017-cda2-4f9a-acf0-3a2ae67e4d01&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quot;,&quot;citationItems&quot;:[{&quot;id&quot;:&quot;0932873f-4f37-3312-a977-fb5bfc7de732&quot;,&quot;itemData&quot;:{&quot;type&quot;:&quot;article-journal&quot;,&quot;id&quot;:&quot;0932873f-4f37-3312-a977-fb5bfc7de732&quot;,&quot;title&quot;:&quot;Histograms of Oriented Gradients for Human Detection&quot;,&quot;groupId&quot;:&quot;bb654991-286a-357b-9aa9-b4c2cbbaf7df&quot;,&quot;author&quot;:[{&quot;family&quot;:&quot;Dalal&quot;,&quot;given&quot;:&quot;Navneet&quot;,&quot;parse-names&quot;:false,&quot;dropping-particle&quot;:&quot;&quot;,&quot;non-dropping-particle&quot;:&quot;&quot;},{&quot;family&quot;:&quot;Histograms&quot;,&quot;given&quot;:&quot;Bill Triggs&quot;,&quot;parse-names&quot;:false,&quot;dropping-particle&quot;:&quot;&quot;,&quot;non-dropping-particle&quot;:&quot;&quot;},{&quot;family&quot;:&quot;Triggs&quot;,&quot;given&quot;:&quot;Bill&quot;,&quot;parse-names&quot;:false,&quot;dropping-particle&quot;:&quot;&quot;,&quot;non-dropping-particle&quot;:&quot;&quot;}],&quot;accessed&quot;:{&quot;date-parts&quot;:[[2022,10,26]]},&quot;DOI&quot;:&quot;10.1109/CVPR.2005.177ï&quot;,&quot;URL&quot;:&quot;http://lear.inrialpes.fr&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quot;},&quot;isTemporary&quot;:false},{&quot;id&quot;:&quot;c842329e-1b02-3bf5-8757-afceb2d1efb1&quot;,&quot;itemData&quot;:{&quot;type&quot;:&quot;article-journal&quot;,&quot;id&quot;:&quot;c842329e-1b02-3bf5-8757-afceb2d1efb1&quot;,&quot;title&quot;:&quot;You Only Look Once: Unified, Real-Time Object Detection&quot;,&quot;groupId&quot;:&quot;bb654991-286a-357b-9aa9-b4c2cbbaf7df&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arXiv&quot;,&quot;container-title-short&quot;:&quot;ArXiv&quot;,&quot;accessed&quot;:{&quot;date-parts&quot;:[[2022,10,26]]},&quot;DOI&quot;:&quot;10.1109/CVPR.2016.91&quot;,&quot;ISBN&quot;:&quot;9781467388504&quot;,&quot;ISSN&quot;:&quot;10636919&quot;,&quot;URL&quot;:&quot;https://ui.adsabs.harvard.edu/abs/2015arXiv150602640R/abstract&quot;,&quot;issued&quot;:{&quot;date-parts&quot;:[[2015,12,9]]},&quot;page&quot;:&quot;arXiv:1506.02640&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publisher&quot;:&quot;IEEE Computer Society&quot;,&quot;volume&quot;:&quot;2016-December&quot;},&quot;isTemporary&quot;:false}]},{&quot;citationID&quot;:&quot;MENDELEY_CITATION_afa9e029-adb0-43da-8ea0-182994c6582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ID&quot;:&quot;MENDELEY_CITATION_1296b152-7e72-4910-a334-fde9d44dd8ee&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ID&quot;:&quot;MENDELEY_CITATION_f5cc3605-1e2c-4094-9cb5-8176b6af5cda&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ID&quot;:&quot;MENDELEY_CITATION_067eb849-ec4c-4396-9fa9-a46b9256777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
    <we:property name="MENDELEY_CITATIONS_LOCALE_CODE" value="&quot;en-GB&quot;"/>
    <we:property name="MENDELEY_CITATIONS_STYLE" value="{&quot;id&quot;:&quot;https://www.zotero.org/styles/nature&quot;,&quot;title&quot;:&quot;Nature&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4F9E-D9D2-467C-BE06-60B4760A4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2106</Words>
  <Characters>12009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4</cp:revision>
  <cp:lastPrinted>2022-10-28T03:17:00Z</cp:lastPrinted>
  <dcterms:created xsi:type="dcterms:W3CDTF">2022-12-01T18:36:00Z</dcterms:created>
  <dcterms:modified xsi:type="dcterms:W3CDTF">2022-12-01T19:32:00Z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http://csl.mendeley.com/styles/511827041/ieee-809</vt:lpwstr>
  </property>
  <property fmtid="{D5CDD505-2E9C-101B-9397-08002B2CF9AE}" pid="4" name="Mendeley Unique User Id_1">
    <vt:lpwstr>c5b90b13-8a87-37dd-8029-4d50fa578cd2</vt:lpwstr>
  </property>
</Properties>
</file>