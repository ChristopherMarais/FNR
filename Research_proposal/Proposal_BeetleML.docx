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220871983"/>
        <w:docPartObj>
          <w:docPartGallery w:val="Cover Pages"/>
          <w:docPartUnique/>
        </w:docPartObj>
      </w:sdtPr>
      <w:sdtEndPr>
        <w:rPr>
          <w:rFonts w:eastAsiaTheme="minorHAnsi"/>
          <w:color w:val="FF0000"/>
          <w:sz w:val="24"/>
        </w:rPr>
      </w:sdtEndPr>
      <w:sdtContent>
        <w:p w14:paraId="530E31A0" w14:textId="0362F671" w:rsidR="00501866" w:rsidRDefault="00501866">
          <w:pPr>
            <w:pStyle w:val="NoSpacing"/>
            <w:rPr>
              <w:sz w:val="2"/>
            </w:rPr>
          </w:pPr>
        </w:p>
        <w:p w14:paraId="62929965" w14:textId="1876B582" w:rsidR="00501866" w:rsidRDefault="00501866">
          <w:r>
            <w:rPr>
              <w:noProof/>
            </w:rPr>
            <mc:AlternateContent>
              <mc:Choice Requires="wps">
                <w:drawing>
                  <wp:anchor distT="0" distB="0" distL="114300" distR="114300" simplePos="0" relativeHeight="251661312" behindDoc="0" locked="0" layoutInCell="1" allowOverlap="1" wp14:anchorId="2D13A277" wp14:editId="654C82D9">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323E4F" w:themeColor="text2"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DC4D72" w14:textId="4C2A4375" w:rsidR="00501866" w:rsidRPr="00441587" w:rsidRDefault="00441587" w:rsidP="00441587">
                                    <w:pPr>
                                      <w:pStyle w:val="NoSpacing"/>
                                      <w:jc w:val="center"/>
                                      <w:rPr>
                                        <w:rFonts w:asciiTheme="majorHAnsi" w:eastAsiaTheme="majorEastAsia" w:hAnsiTheme="majorHAnsi" w:cstheme="majorBidi"/>
                                        <w:caps/>
                                        <w:color w:val="323E4F" w:themeColor="text2" w:themeShade="BF"/>
                                        <w:sz w:val="68"/>
                                        <w:szCs w:val="68"/>
                                      </w:rPr>
                                    </w:pPr>
                                    <w:r w:rsidRPr="00441587">
                                      <w:rPr>
                                        <w:rFonts w:asciiTheme="majorHAnsi" w:eastAsiaTheme="majorEastAsia" w:hAnsiTheme="majorHAnsi" w:cstheme="majorBidi"/>
                                        <w:b/>
                                        <w:bCs/>
                                        <w:caps/>
                                        <w:color w:val="323E4F" w:themeColor="text2" w:themeShade="BF"/>
                                        <w:sz w:val="64"/>
                                        <w:szCs w:val="64"/>
                                      </w:rPr>
                                      <w:t>Project Proposal: A machine learning pest image recognition to assist federal agencies in protecting American forests</w:t>
                                    </w:r>
                                  </w:p>
                                </w:sdtContent>
                              </w:sdt>
                              <w:p w14:paraId="6B93E674" w14:textId="15FDFD90" w:rsidR="00501866" w:rsidRDefault="00501866">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41587">
                                      <w:rPr>
                                        <w:color w:val="4472C4" w:themeColor="accent1"/>
                                        <w:sz w:val="36"/>
                                        <w:szCs w:val="36"/>
                                      </w:rPr>
                                      <w:t>Christopher Marais</w:t>
                                    </w:r>
                                  </w:sdtContent>
                                </w:sdt>
                                <w:r>
                                  <w:rPr>
                                    <w:noProof/>
                                  </w:rPr>
                                  <w:t xml:space="preserve"> </w:t>
                                </w:r>
                              </w:p>
                              <w:p w14:paraId="23FCDA64" w14:textId="77777777" w:rsidR="00501866" w:rsidRDefault="005018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D13A277" id="_x0000_t202" coordsize="21600,21600" o:spt="202" path="m,l,21600r21600,l21600,xe">
                    <v:stroke joinstyle="miter"/>
                    <v:path gradientshapeok="t" o:connecttype="rect"/>
                  </v:shapetype>
                  <v:shape id="Text Box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323E4F" w:themeColor="text2"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DC4D72" w14:textId="4C2A4375" w:rsidR="00501866" w:rsidRPr="00441587" w:rsidRDefault="00441587" w:rsidP="00441587">
                              <w:pPr>
                                <w:pStyle w:val="NoSpacing"/>
                                <w:jc w:val="center"/>
                                <w:rPr>
                                  <w:rFonts w:asciiTheme="majorHAnsi" w:eastAsiaTheme="majorEastAsia" w:hAnsiTheme="majorHAnsi" w:cstheme="majorBidi"/>
                                  <w:caps/>
                                  <w:color w:val="323E4F" w:themeColor="text2" w:themeShade="BF"/>
                                  <w:sz w:val="68"/>
                                  <w:szCs w:val="68"/>
                                </w:rPr>
                              </w:pPr>
                              <w:r w:rsidRPr="00441587">
                                <w:rPr>
                                  <w:rFonts w:asciiTheme="majorHAnsi" w:eastAsiaTheme="majorEastAsia" w:hAnsiTheme="majorHAnsi" w:cstheme="majorBidi"/>
                                  <w:b/>
                                  <w:bCs/>
                                  <w:caps/>
                                  <w:color w:val="323E4F" w:themeColor="text2" w:themeShade="BF"/>
                                  <w:sz w:val="64"/>
                                  <w:szCs w:val="64"/>
                                </w:rPr>
                                <w:t>Project Proposal: A machine learning pest image recognition to assist federal agencies in protecting American forests</w:t>
                              </w:r>
                            </w:p>
                          </w:sdtContent>
                        </w:sdt>
                        <w:p w14:paraId="6B93E674" w14:textId="15FDFD90" w:rsidR="00501866" w:rsidRDefault="00501866">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41587">
                                <w:rPr>
                                  <w:color w:val="4472C4" w:themeColor="accent1"/>
                                  <w:sz w:val="36"/>
                                  <w:szCs w:val="36"/>
                                </w:rPr>
                                <w:t>Christopher Marais</w:t>
                              </w:r>
                            </w:sdtContent>
                          </w:sdt>
                          <w:r>
                            <w:rPr>
                              <w:noProof/>
                            </w:rPr>
                            <w:t xml:space="preserve"> </w:t>
                          </w:r>
                        </w:p>
                        <w:p w14:paraId="23FCDA64" w14:textId="77777777" w:rsidR="00501866" w:rsidRDefault="00501866"/>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4344B3F2" wp14:editId="3DB8211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E1179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CF60083" w14:textId="2F850AE2" w:rsidR="00501866" w:rsidRDefault="00441587">
          <w:pPr>
            <w:rPr>
              <w:color w:val="FF0000"/>
            </w:rPr>
          </w:pPr>
          <w:r>
            <w:rPr>
              <w:noProof/>
            </w:rPr>
            <mc:AlternateContent>
              <mc:Choice Requires="wps">
                <w:drawing>
                  <wp:anchor distT="0" distB="0" distL="114300" distR="114300" simplePos="0" relativeHeight="251662336" behindDoc="0" locked="0" layoutInCell="1" allowOverlap="1" wp14:anchorId="5B2BA554" wp14:editId="4935C326">
                    <wp:simplePos x="0" y="0"/>
                    <wp:positionH relativeFrom="margin">
                      <wp:posOffset>1457325</wp:posOffset>
                    </wp:positionH>
                    <wp:positionV relativeFrom="paragraph">
                      <wp:posOffset>6595110</wp:posOffset>
                    </wp:positionV>
                    <wp:extent cx="5048250" cy="2076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048250" cy="2076450"/>
                            </a:xfrm>
                            <a:prstGeom prst="rect">
                              <a:avLst/>
                            </a:prstGeom>
                            <a:noFill/>
                            <a:ln w="6350">
                              <a:noFill/>
                            </a:ln>
                          </wps:spPr>
                          <wps:txbx>
                            <w:txbxContent>
                              <w:p w14:paraId="666A60F8" w14:textId="77777777" w:rsidR="00056164" w:rsidRDefault="00056164" w:rsidP="00056164">
                                <w:pPr>
                                  <w:spacing w:line="240" w:lineRule="auto"/>
                                  <w:jc w:val="right"/>
                                  <w:rPr>
                                    <w:color w:val="4472C4" w:themeColor="accent1"/>
                                    <w:sz w:val="36"/>
                                    <w:szCs w:val="36"/>
                                  </w:rPr>
                                </w:pPr>
                                <w:r w:rsidRPr="00056164">
                                  <w:rPr>
                                    <w:color w:val="4472C4" w:themeColor="accent1"/>
                                    <w:sz w:val="36"/>
                                    <w:szCs w:val="36"/>
                                  </w:rPr>
                                  <w:t>University of Florida</w:t>
                                </w:r>
                                <w:r w:rsidRPr="00056164">
                                  <w:rPr>
                                    <w:color w:val="4472C4" w:themeColor="accent1"/>
                                    <w:sz w:val="36"/>
                                    <w:szCs w:val="36"/>
                                  </w:rPr>
                                  <w:t xml:space="preserve"> </w:t>
                                </w:r>
                              </w:p>
                              <w:p w14:paraId="4C58F0A1" w14:textId="24CCF89D" w:rsidR="00056164" w:rsidRDefault="00056164" w:rsidP="00056164">
                                <w:pPr>
                                  <w:spacing w:line="240" w:lineRule="auto"/>
                                  <w:jc w:val="right"/>
                                  <w:rPr>
                                    <w:color w:val="4472C4" w:themeColor="accent1"/>
                                    <w:sz w:val="36"/>
                                    <w:szCs w:val="36"/>
                                  </w:rPr>
                                </w:pPr>
                                <w:r w:rsidRPr="00056164">
                                  <w:rPr>
                                    <w:color w:val="4472C4" w:themeColor="accent1"/>
                                    <w:sz w:val="36"/>
                                    <w:szCs w:val="36"/>
                                  </w:rPr>
                                  <w:t>College of Agriculture and Life Sciences</w:t>
                                </w:r>
                              </w:p>
                              <w:p w14:paraId="225B79C0" w14:textId="110A1F21" w:rsidR="00441587" w:rsidRDefault="00441587" w:rsidP="00056164">
                                <w:pPr>
                                  <w:spacing w:line="240" w:lineRule="auto"/>
                                  <w:jc w:val="right"/>
                                  <w:rPr>
                                    <w:color w:val="4472C4" w:themeColor="accent1"/>
                                    <w:sz w:val="36"/>
                                    <w:szCs w:val="36"/>
                                  </w:rPr>
                                </w:pPr>
                                <w:r>
                                  <w:rPr>
                                    <w:color w:val="4472C4" w:themeColor="accent1"/>
                                    <w:sz w:val="36"/>
                                    <w:szCs w:val="36"/>
                                  </w:rPr>
                                  <w:t xml:space="preserve">School of Forestry, Fisheries, </w:t>
                                </w:r>
                                <w:r>
                                  <w:rPr>
                                    <w:color w:val="4472C4" w:themeColor="accent1"/>
                                    <w:sz w:val="36"/>
                                    <w:szCs w:val="36"/>
                                  </w:rPr>
                                  <w:t>and</w:t>
                                </w:r>
                                <w:r>
                                  <w:rPr>
                                    <w:color w:val="4472C4" w:themeColor="accent1"/>
                                    <w:sz w:val="36"/>
                                    <w:szCs w:val="36"/>
                                  </w:rPr>
                                  <w:t xml:space="preserve"> Geomatic Sciences</w:t>
                                </w:r>
                              </w:p>
                              <w:p w14:paraId="25214159" w14:textId="5AD963CD" w:rsidR="00441587" w:rsidRDefault="00056164" w:rsidP="00056164">
                                <w:pPr>
                                  <w:spacing w:line="240" w:lineRule="auto"/>
                                  <w:jc w:val="right"/>
                                  <w:rPr>
                                    <w:color w:val="4472C4" w:themeColor="accent1"/>
                                    <w:sz w:val="36"/>
                                    <w:szCs w:val="36"/>
                                  </w:rPr>
                                </w:pPr>
                                <w:r>
                                  <w:rPr>
                                    <w:color w:val="4472C4" w:themeColor="accent1"/>
                                    <w:sz w:val="36"/>
                                    <w:szCs w:val="36"/>
                                  </w:rPr>
                                  <w:t>7 December 2022</w:t>
                                </w:r>
                              </w:p>
                              <w:p w14:paraId="242773AA" w14:textId="77777777" w:rsidR="00056164" w:rsidRDefault="00056164" w:rsidP="00056164">
                                <w:pPr>
                                  <w:spacing w:line="240" w:lineRule="auto"/>
                                  <w:jc w:val="right"/>
                                  <w:rPr>
                                    <w:color w:val="4472C4" w:themeColor="accent1"/>
                                    <w:sz w:val="36"/>
                                    <w:szCs w:val="36"/>
                                  </w:rPr>
                                </w:pPr>
                                <w:r>
                                  <w:rPr>
                                    <w:color w:val="4472C4" w:themeColor="accent1"/>
                                    <w:sz w:val="36"/>
                                    <w:szCs w:val="36"/>
                                  </w:rPr>
                                  <w:t>FNR 5608</w:t>
                                </w:r>
                              </w:p>
                              <w:p w14:paraId="60D69BE4" w14:textId="77777777" w:rsidR="00056164" w:rsidRDefault="00056164" w:rsidP="00056164">
                                <w:pPr>
                                  <w:spacing w:line="240" w:lineRule="auto"/>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BA554" id="Text Box 2" o:spid="_x0000_s1027" type="#_x0000_t202" style="position:absolute;left:0;text-align:left;margin-left:114.75pt;margin-top:519.3pt;width:397.5pt;height:16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" filled="f" stroked="f" strokeweight=".5pt">
                    <v:textbox>
                      <w:txbxContent>
                        <w:p w14:paraId="666A60F8" w14:textId="77777777" w:rsidR="00056164" w:rsidRDefault="00056164" w:rsidP="00056164">
                          <w:pPr>
                            <w:spacing w:line="240" w:lineRule="auto"/>
                            <w:jc w:val="right"/>
                            <w:rPr>
                              <w:color w:val="4472C4" w:themeColor="accent1"/>
                              <w:sz w:val="36"/>
                              <w:szCs w:val="36"/>
                            </w:rPr>
                          </w:pPr>
                          <w:r w:rsidRPr="00056164">
                            <w:rPr>
                              <w:color w:val="4472C4" w:themeColor="accent1"/>
                              <w:sz w:val="36"/>
                              <w:szCs w:val="36"/>
                            </w:rPr>
                            <w:t>University of Florida</w:t>
                          </w:r>
                          <w:r w:rsidRPr="00056164">
                            <w:rPr>
                              <w:color w:val="4472C4" w:themeColor="accent1"/>
                              <w:sz w:val="36"/>
                              <w:szCs w:val="36"/>
                            </w:rPr>
                            <w:t xml:space="preserve"> </w:t>
                          </w:r>
                        </w:p>
                        <w:p w14:paraId="4C58F0A1" w14:textId="24CCF89D" w:rsidR="00056164" w:rsidRDefault="00056164" w:rsidP="00056164">
                          <w:pPr>
                            <w:spacing w:line="240" w:lineRule="auto"/>
                            <w:jc w:val="right"/>
                            <w:rPr>
                              <w:color w:val="4472C4" w:themeColor="accent1"/>
                              <w:sz w:val="36"/>
                              <w:szCs w:val="36"/>
                            </w:rPr>
                          </w:pPr>
                          <w:r w:rsidRPr="00056164">
                            <w:rPr>
                              <w:color w:val="4472C4" w:themeColor="accent1"/>
                              <w:sz w:val="36"/>
                              <w:szCs w:val="36"/>
                            </w:rPr>
                            <w:t>College of Agriculture and Life Sciences</w:t>
                          </w:r>
                        </w:p>
                        <w:p w14:paraId="225B79C0" w14:textId="110A1F21" w:rsidR="00441587" w:rsidRDefault="00441587" w:rsidP="00056164">
                          <w:pPr>
                            <w:spacing w:line="240" w:lineRule="auto"/>
                            <w:jc w:val="right"/>
                            <w:rPr>
                              <w:color w:val="4472C4" w:themeColor="accent1"/>
                              <w:sz w:val="36"/>
                              <w:szCs w:val="36"/>
                            </w:rPr>
                          </w:pPr>
                          <w:r>
                            <w:rPr>
                              <w:color w:val="4472C4" w:themeColor="accent1"/>
                              <w:sz w:val="36"/>
                              <w:szCs w:val="36"/>
                            </w:rPr>
                            <w:t xml:space="preserve">School of Forestry, Fisheries, </w:t>
                          </w:r>
                          <w:r>
                            <w:rPr>
                              <w:color w:val="4472C4" w:themeColor="accent1"/>
                              <w:sz w:val="36"/>
                              <w:szCs w:val="36"/>
                            </w:rPr>
                            <w:t>and</w:t>
                          </w:r>
                          <w:r>
                            <w:rPr>
                              <w:color w:val="4472C4" w:themeColor="accent1"/>
                              <w:sz w:val="36"/>
                              <w:szCs w:val="36"/>
                            </w:rPr>
                            <w:t xml:space="preserve"> Geomatic Sciences</w:t>
                          </w:r>
                        </w:p>
                        <w:p w14:paraId="25214159" w14:textId="5AD963CD" w:rsidR="00441587" w:rsidRDefault="00056164" w:rsidP="00056164">
                          <w:pPr>
                            <w:spacing w:line="240" w:lineRule="auto"/>
                            <w:jc w:val="right"/>
                            <w:rPr>
                              <w:color w:val="4472C4" w:themeColor="accent1"/>
                              <w:sz w:val="36"/>
                              <w:szCs w:val="36"/>
                            </w:rPr>
                          </w:pPr>
                          <w:r>
                            <w:rPr>
                              <w:color w:val="4472C4" w:themeColor="accent1"/>
                              <w:sz w:val="36"/>
                              <w:szCs w:val="36"/>
                            </w:rPr>
                            <w:t>7 December 2022</w:t>
                          </w:r>
                        </w:p>
                        <w:p w14:paraId="242773AA" w14:textId="77777777" w:rsidR="00056164" w:rsidRDefault="00056164" w:rsidP="00056164">
                          <w:pPr>
                            <w:spacing w:line="240" w:lineRule="auto"/>
                            <w:jc w:val="right"/>
                            <w:rPr>
                              <w:color w:val="4472C4" w:themeColor="accent1"/>
                              <w:sz w:val="36"/>
                              <w:szCs w:val="36"/>
                            </w:rPr>
                          </w:pPr>
                          <w:r>
                            <w:rPr>
                              <w:color w:val="4472C4" w:themeColor="accent1"/>
                              <w:sz w:val="36"/>
                              <w:szCs w:val="36"/>
                            </w:rPr>
                            <w:t>FNR 5608</w:t>
                          </w:r>
                        </w:p>
                        <w:p w14:paraId="60D69BE4" w14:textId="77777777" w:rsidR="00056164" w:rsidRDefault="00056164" w:rsidP="00056164">
                          <w:pPr>
                            <w:spacing w:line="240" w:lineRule="auto"/>
                            <w:jc w:val="right"/>
                          </w:pPr>
                        </w:p>
                      </w:txbxContent>
                    </v:textbox>
                    <w10:wrap anchorx="margin"/>
                  </v:shape>
                </w:pict>
              </mc:Fallback>
            </mc:AlternateContent>
          </w:r>
          <w:r w:rsidR="00501866">
            <w:rPr>
              <w:color w:val="FF0000"/>
            </w:rPr>
            <w:br w:type="page"/>
          </w:r>
        </w:p>
      </w:sdtContent>
    </w:sdt>
    <w:p w14:paraId="74C5FE3F" w14:textId="49EB5564" w:rsidR="007C13F1" w:rsidRDefault="007C13F1" w:rsidP="007C13F1">
      <w:pPr>
        <w:pStyle w:val="Heading1"/>
        <w:rPr>
          <w:shd w:val="clear" w:color="auto" w:fill="FFFFFF"/>
        </w:rPr>
      </w:pPr>
      <w:r>
        <w:rPr>
          <w:shd w:val="clear" w:color="auto" w:fill="FFFFFF"/>
        </w:rPr>
        <w:lastRenderedPageBreak/>
        <w:t>Introduction</w:t>
      </w:r>
    </w:p>
    <w:p w14:paraId="754E340D" w14:textId="4D6E96DC" w:rsidR="007378BA" w:rsidRDefault="00A95666" w:rsidP="00A11971">
      <w:pPr>
        <w:rPr>
          <w:rFonts w:cstheme="minorHAnsi"/>
          <w:color w:val="202124"/>
          <w:spacing w:val="2"/>
          <w:szCs w:val="24"/>
          <w:shd w:val="clear" w:color="auto" w:fill="FFFFFF"/>
        </w:rPr>
      </w:pPr>
      <w:r w:rsidRPr="00040E0C">
        <w:rPr>
          <w:rFonts w:cstheme="minorHAnsi"/>
          <w:color w:val="202124"/>
          <w:spacing w:val="2"/>
          <w:szCs w:val="24"/>
          <w:shd w:val="clear" w:color="auto" w:fill="FFFFFF"/>
        </w:rPr>
        <w:t xml:space="preserve">Bark beetle is the common name for beetle species that fall into the </w:t>
      </w:r>
      <w:proofErr w:type="spellStart"/>
      <w:r w:rsidRPr="00040E0C">
        <w:rPr>
          <w:rFonts w:cstheme="minorHAnsi"/>
          <w:color w:val="202124"/>
          <w:spacing w:val="2"/>
          <w:szCs w:val="24"/>
          <w:shd w:val="clear" w:color="auto" w:fill="FFFFFF"/>
        </w:rPr>
        <w:t>Scolytinae</w:t>
      </w:r>
      <w:proofErr w:type="spellEnd"/>
      <w:r w:rsidRPr="00040E0C">
        <w:rPr>
          <w:rFonts w:cstheme="minorHAnsi"/>
          <w:color w:val="202124"/>
          <w:spacing w:val="2"/>
          <w:szCs w:val="24"/>
          <w:shd w:val="clear" w:color="auto" w:fill="FFFFFF"/>
        </w:rPr>
        <w:t xml:space="preserve"> clade. Some of these species can cause extensive tree mortality through infestations. Infestations often happen due to invasive bark beetle species or due to the environment changing </w:t>
      </w:r>
      <w:proofErr w:type="gramStart"/>
      <w:r w:rsidRPr="00040E0C">
        <w:rPr>
          <w:rFonts w:cstheme="minorHAnsi"/>
          <w:color w:val="202124"/>
          <w:spacing w:val="2"/>
          <w:szCs w:val="24"/>
          <w:shd w:val="clear" w:color="auto" w:fill="FFFFFF"/>
        </w:rPr>
        <w:t>as a result of</w:t>
      </w:r>
      <w:proofErr w:type="gramEnd"/>
      <w:r w:rsidRPr="00040E0C">
        <w:rPr>
          <w:rFonts w:cstheme="minorHAnsi"/>
          <w:color w:val="202124"/>
          <w:spacing w:val="2"/>
          <w:szCs w:val="24"/>
          <w:shd w:val="clear" w:color="auto" w:fill="FFFFFF"/>
        </w:rPr>
        <w:t xml:space="preserve"> climate change. </w:t>
      </w:r>
    </w:p>
    <w:p w14:paraId="49A89B9B" w14:textId="269E5A2E" w:rsidR="007378BA" w:rsidRDefault="007378BA" w:rsidP="00A11971">
      <w:pPr>
        <w:rPr>
          <w:rFonts w:cstheme="minorHAnsi"/>
          <w:color w:val="202124"/>
          <w:spacing w:val="2"/>
          <w:szCs w:val="24"/>
          <w:shd w:val="clear" w:color="auto" w:fill="FFFFFF"/>
        </w:rPr>
      </w:pPr>
      <w:r w:rsidRPr="007378BA">
        <w:rPr>
          <w:rFonts w:cstheme="minorHAnsi"/>
          <w:color w:val="202124"/>
          <w:spacing w:val="2"/>
          <w:szCs w:val="24"/>
          <w:shd w:val="clear" w:color="auto" w:fill="FFFFFF"/>
        </w:rPr>
        <w:t>To the surprise of most Floridians, the most important agricultural commodity in Florida are pine trees. Pine forests are also the backbone of the state’s ecosystem services, including water and soil retention, carbon storage, biodiversity conservation, and recreation. Unfortunately, pines are grown here in vast monocultures, which is a biosecurity liability: monocultures are prone to invasions of pests and pathogens. The collapse of the citrus industry in Florida provides a poignant example.</w:t>
      </w:r>
      <w:r>
        <w:rPr>
          <w:rFonts w:cstheme="minorHAnsi"/>
          <w:color w:val="202124"/>
          <w:spacing w:val="2"/>
          <w:szCs w:val="24"/>
          <w:shd w:val="clear" w:color="auto" w:fill="FFFFFF"/>
        </w:rPr>
        <w:t xml:space="preserve"> </w:t>
      </w:r>
    </w:p>
    <w:p w14:paraId="0C088C73" w14:textId="2354F329" w:rsidR="00A95666" w:rsidRDefault="007378BA" w:rsidP="00A11971">
      <w:pPr>
        <w:rPr>
          <w:rFonts w:cstheme="minorHAnsi"/>
          <w:color w:val="202124"/>
          <w:spacing w:val="2"/>
          <w:szCs w:val="24"/>
          <w:shd w:val="clear" w:color="auto" w:fill="FFFFFF"/>
        </w:rPr>
      </w:pPr>
      <w:r w:rsidRPr="00040E0C">
        <w:rPr>
          <w:rFonts w:cstheme="minorHAnsi"/>
          <w:color w:val="202124"/>
          <w:spacing w:val="2"/>
          <w:szCs w:val="24"/>
          <w:shd w:val="clear" w:color="auto" w:fill="FFFFFF"/>
        </w:rPr>
        <w:t>The post-COVID era makes the importance of disease prevention obvious.</w:t>
      </w:r>
      <w:r>
        <w:rPr>
          <w:rFonts w:cstheme="minorHAnsi"/>
          <w:color w:val="202124"/>
          <w:spacing w:val="2"/>
          <w:szCs w:val="24"/>
          <w:shd w:val="clear" w:color="auto" w:fill="FFFFFF"/>
        </w:rPr>
        <w:t xml:space="preserve"> </w:t>
      </w:r>
      <w:r w:rsidR="00A95666" w:rsidRPr="00040E0C">
        <w:rPr>
          <w:rFonts w:cstheme="minorHAnsi"/>
          <w:color w:val="202124"/>
          <w:spacing w:val="2"/>
          <w:szCs w:val="24"/>
          <w:shd w:val="clear" w:color="auto" w:fill="FFFFFF"/>
        </w:rPr>
        <w:t>This is also true for bark beetle infestations</w:t>
      </w:r>
      <w:r>
        <w:rPr>
          <w:rFonts w:cstheme="minorHAnsi"/>
          <w:color w:val="202124"/>
          <w:spacing w:val="2"/>
          <w:szCs w:val="24"/>
          <w:shd w:val="clear" w:color="auto" w:fill="FFFFFF"/>
        </w:rPr>
        <w:t xml:space="preserve"> and the threat they pose to the pine forests of</w:t>
      </w:r>
      <w:r w:rsidR="00A95666" w:rsidRPr="00040E0C">
        <w:rPr>
          <w:rFonts w:cstheme="minorHAnsi"/>
          <w:color w:val="202124"/>
          <w:spacing w:val="2"/>
          <w:szCs w:val="24"/>
          <w:shd w:val="clear" w:color="auto" w:fill="FFFFFF"/>
        </w:rPr>
        <w:t xml:space="preserve">. However, to prevent something it first needs to be detected and identified. </w:t>
      </w:r>
    </w:p>
    <w:p w14:paraId="61E55F42" w14:textId="6B2A2C5E" w:rsidR="0035423A" w:rsidRPr="009A4C94" w:rsidRDefault="00A11971" w:rsidP="00E743A8">
      <w:pPr>
        <w:rPr>
          <w:shd w:val="clear" w:color="auto" w:fill="FFFFFF"/>
        </w:rPr>
      </w:pPr>
      <w:r w:rsidRPr="009A4C94">
        <w:rPr>
          <w:shd w:val="clear" w:color="auto" w:fill="FFFFFF"/>
        </w:rPr>
        <w:t>Identifying the species to which an individual bark beetle belongs by visual classification is a difficult task. Bark beetles are very small at only a few millimeters</w:t>
      </w:r>
      <w:r w:rsidR="0035423A">
        <w:rPr>
          <w:shd w:val="clear" w:color="auto" w:fill="FFFFFF"/>
        </w:rPr>
        <w:t xml:space="preserve"> (1-5mm)</w:t>
      </w:r>
      <w:r w:rsidRPr="009A4C94">
        <w:rPr>
          <w:shd w:val="clear" w:color="auto" w:fill="FFFFFF"/>
        </w:rPr>
        <w:t xml:space="preserve"> in length and have very similar visual characteristics between species.</w:t>
      </w:r>
      <w:r w:rsidR="0035423A">
        <w:rPr>
          <w:shd w:val="clear" w:color="auto" w:fill="FFFFFF"/>
        </w:rPr>
        <w:t xml:space="preserve"> A significant amount of training and experience is required f</w:t>
      </w:r>
      <w:r w:rsidR="0035423A">
        <w:rPr>
          <w:shd w:val="clear" w:color="auto" w:fill="FFFFFF"/>
        </w:rPr>
        <w:t xml:space="preserve">or a person to </w:t>
      </w:r>
      <w:r w:rsidR="0035423A">
        <w:rPr>
          <w:shd w:val="clear" w:color="auto" w:fill="FFFFFF"/>
        </w:rPr>
        <w:t>identify bark beetles effectively and reliably.  Identifying bark beetle</w:t>
      </w:r>
      <w:r w:rsidRPr="009A4C94">
        <w:rPr>
          <w:shd w:val="clear" w:color="auto" w:fill="FFFFFF"/>
        </w:rPr>
        <w:t xml:space="preserve"> species molecularly</w:t>
      </w:r>
      <w:r w:rsidR="0035423A">
        <w:rPr>
          <w:shd w:val="clear" w:color="auto" w:fill="FFFFFF"/>
        </w:rPr>
        <w:t xml:space="preserve"> through methods such as DNA sequencing</w:t>
      </w:r>
      <w:r w:rsidRPr="009A4C94">
        <w:rPr>
          <w:shd w:val="clear" w:color="auto" w:fill="FFFFFF"/>
        </w:rPr>
        <w:t xml:space="preserve"> is comparatively slow and expensive</w:t>
      </w:r>
      <w:r w:rsidR="0035423A">
        <w:rPr>
          <w:shd w:val="clear" w:color="auto" w:fill="FFFFFF"/>
        </w:rPr>
        <w:t>,</w:t>
      </w:r>
      <w:r w:rsidRPr="009A4C94">
        <w:rPr>
          <w:shd w:val="clear" w:color="auto" w:fill="FFFFFF"/>
        </w:rPr>
        <w:t xml:space="preserve"> </w:t>
      </w:r>
      <w:r w:rsidR="00813087">
        <w:rPr>
          <w:shd w:val="clear" w:color="auto" w:fill="FFFFFF"/>
        </w:rPr>
        <w:t>and not practical at the scale of production forests or nature reserves.</w:t>
      </w:r>
      <w:r w:rsidR="0035423A">
        <w:rPr>
          <w:shd w:val="clear" w:color="auto" w:fill="FFFFFF"/>
        </w:rPr>
        <w:t xml:space="preserve"> The current process of identifying bark beetles is time consuming with a long delay between trap deployment and identification. </w:t>
      </w:r>
      <w:r w:rsidR="0035423A" w:rsidRPr="0035423A">
        <w:rPr>
          <w:shd w:val="clear" w:color="auto" w:fill="FFFFFF"/>
        </w:rPr>
        <w:t>Samples are currently classified by hand by the United States Department of Agriculture (USDA) leading to identification fatigue and human error</w:t>
      </w:r>
      <w:r w:rsidR="0035423A">
        <w:rPr>
          <w:shd w:val="clear" w:color="auto" w:fill="FFFFFF"/>
        </w:rPr>
        <w:t xml:space="preserve">. The current approach is also to discard all samples after identification. This creates a data gap where no backlog of data is kept for backreferencing. </w:t>
      </w:r>
      <w:r w:rsidR="0061299A" w:rsidRPr="0061299A">
        <w:rPr>
          <w:shd w:val="clear" w:color="auto" w:fill="FFFFFF"/>
        </w:rPr>
        <w:t xml:space="preserve">Unfortunately, the </w:t>
      </w:r>
      <w:r w:rsidR="0061299A">
        <w:rPr>
          <w:shd w:val="clear" w:color="auto" w:fill="FFFFFF"/>
        </w:rPr>
        <w:t xml:space="preserve">current </w:t>
      </w:r>
      <w:r w:rsidR="0061299A" w:rsidRPr="0061299A">
        <w:rPr>
          <w:shd w:val="clear" w:color="auto" w:fill="FFFFFF"/>
        </w:rPr>
        <w:t>process</w:t>
      </w:r>
      <w:r w:rsidR="0061299A">
        <w:rPr>
          <w:shd w:val="clear" w:color="auto" w:fill="FFFFFF"/>
        </w:rPr>
        <w:t xml:space="preserve"> also</w:t>
      </w:r>
      <w:r w:rsidR="0061299A" w:rsidRPr="0061299A">
        <w:rPr>
          <w:shd w:val="clear" w:color="auto" w:fill="FFFFFF"/>
        </w:rPr>
        <w:t xml:space="preserve"> takes months, and prevents realistic early detection and rapid response. Our goal is to cut down the bottleneck – finding suspects among thousands of non-targets – from months to a few minutes.</w:t>
      </w:r>
    </w:p>
    <w:p w14:paraId="5462E2AD" w14:textId="4A245BDF" w:rsidR="00813087" w:rsidRDefault="00A11971" w:rsidP="00A11971">
      <w:pPr>
        <w:rPr>
          <w:rFonts w:cstheme="minorHAnsi"/>
          <w:color w:val="202124"/>
          <w:spacing w:val="2"/>
          <w:szCs w:val="24"/>
          <w:shd w:val="clear" w:color="auto" w:fill="FFFFFF"/>
        </w:rPr>
      </w:pPr>
      <w:r w:rsidRPr="009A4C94">
        <w:rPr>
          <w:rFonts w:cstheme="minorHAnsi"/>
          <w:color w:val="202124"/>
          <w:spacing w:val="2"/>
          <w:szCs w:val="24"/>
          <w:shd w:val="clear" w:color="auto" w:fill="FFFFFF"/>
        </w:rPr>
        <w:t xml:space="preserve">In this study we aim to produce a machine learning model capable of classifying </w:t>
      </w:r>
      <w:r w:rsidR="0035423A">
        <w:rPr>
          <w:rFonts w:cstheme="minorHAnsi"/>
          <w:color w:val="202124"/>
          <w:spacing w:val="2"/>
          <w:szCs w:val="24"/>
          <w:shd w:val="clear" w:color="auto" w:fill="FFFFFF"/>
        </w:rPr>
        <w:t xml:space="preserve">native </w:t>
      </w:r>
      <w:r w:rsidRPr="009A4C94">
        <w:rPr>
          <w:rFonts w:cstheme="minorHAnsi"/>
          <w:color w:val="202124"/>
          <w:spacing w:val="2"/>
          <w:szCs w:val="24"/>
          <w:shd w:val="clear" w:color="auto" w:fill="FFFFFF"/>
        </w:rPr>
        <w:t>bark beetle gen</w:t>
      </w:r>
      <w:r w:rsidR="0035423A">
        <w:rPr>
          <w:rFonts w:cstheme="minorHAnsi"/>
          <w:color w:val="202124"/>
          <w:spacing w:val="2"/>
          <w:szCs w:val="24"/>
          <w:shd w:val="clear" w:color="auto" w:fill="FFFFFF"/>
        </w:rPr>
        <w:t>era</w:t>
      </w:r>
      <w:r w:rsidRPr="009A4C94">
        <w:rPr>
          <w:rFonts w:cstheme="minorHAnsi"/>
          <w:color w:val="202124"/>
          <w:spacing w:val="2"/>
          <w:szCs w:val="24"/>
          <w:shd w:val="clear" w:color="auto" w:fill="FFFFFF"/>
        </w:rPr>
        <w:t xml:space="preserve"> and species </w:t>
      </w:r>
      <w:r w:rsidR="0035423A">
        <w:rPr>
          <w:rFonts w:cstheme="minorHAnsi"/>
          <w:color w:val="202124"/>
          <w:spacing w:val="2"/>
          <w:szCs w:val="24"/>
          <w:shd w:val="clear" w:color="auto" w:fill="FFFFFF"/>
        </w:rPr>
        <w:t>using</w:t>
      </w:r>
      <w:r w:rsidRPr="009A4C94">
        <w:rPr>
          <w:rFonts w:cstheme="minorHAnsi"/>
          <w:color w:val="202124"/>
          <w:spacing w:val="2"/>
          <w:szCs w:val="24"/>
          <w:shd w:val="clear" w:color="auto" w:fill="FFFFFF"/>
        </w:rPr>
        <w:t xml:space="preserve"> microscopic images </w:t>
      </w:r>
      <w:r w:rsidR="00813087">
        <w:rPr>
          <w:rFonts w:cstheme="minorHAnsi"/>
          <w:color w:val="202124"/>
          <w:spacing w:val="2"/>
          <w:szCs w:val="24"/>
          <w:shd w:val="clear" w:color="auto" w:fill="FFFFFF"/>
        </w:rPr>
        <w:t>together with</w:t>
      </w:r>
      <w:r w:rsidRPr="009A4C94">
        <w:rPr>
          <w:rFonts w:cstheme="minorHAnsi"/>
          <w:color w:val="202124"/>
          <w:spacing w:val="2"/>
          <w:szCs w:val="24"/>
          <w:shd w:val="clear" w:color="auto" w:fill="FFFFFF"/>
        </w:rPr>
        <w:t xml:space="preserve"> beetle size</w:t>
      </w:r>
      <w:r w:rsidR="00813087">
        <w:rPr>
          <w:rFonts w:cstheme="minorHAnsi"/>
          <w:color w:val="202124"/>
          <w:spacing w:val="2"/>
          <w:szCs w:val="24"/>
          <w:shd w:val="clear" w:color="auto" w:fill="FFFFFF"/>
        </w:rPr>
        <w:t xml:space="preserve"> in length and width</w:t>
      </w:r>
      <w:r w:rsidRPr="009A4C94">
        <w:rPr>
          <w:rFonts w:cstheme="minorHAnsi"/>
          <w:color w:val="202124"/>
          <w:spacing w:val="2"/>
          <w:szCs w:val="24"/>
          <w:shd w:val="clear" w:color="auto" w:fill="FFFFFF"/>
        </w:rPr>
        <w:t xml:space="preserve">. This model will be used to test </w:t>
      </w:r>
      <w:r w:rsidR="00813087">
        <w:rPr>
          <w:rFonts w:cstheme="minorHAnsi"/>
          <w:color w:val="202124"/>
          <w:spacing w:val="2"/>
          <w:szCs w:val="24"/>
          <w:shd w:val="clear" w:color="auto" w:fill="FFFFFF"/>
        </w:rPr>
        <w:t>the following</w:t>
      </w:r>
      <w:r w:rsidRPr="009A4C94">
        <w:rPr>
          <w:rFonts w:cstheme="minorHAnsi"/>
          <w:color w:val="202124"/>
          <w:spacing w:val="2"/>
          <w:szCs w:val="24"/>
          <w:shd w:val="clear" w:color="auto" w:fill="FFFFFF"/>
        </w:rPr>
        <w:t xml:space="preserve"> hypotheses</w:t>
      </w:r>
      <w:r w:rsidR="00813087">
        <w:rPr>
          <w:rFonts w:cstheme="minorHAnsi"/>
          <w:color w:val="202124"/>
          <w:spacing w:val="2"/>
          <w:szCs w:val="24"/>
          <w:shd w:val="clear" w:color="auto" w:fill="FFFFFF"/>
        </w:rPr>
        <w:t>:</w:t>
      </w:r>
    </w:p>
    <w:p w14:paraId="64538B17" w14:textId="484C4E70" w:rsidR="00813087" w:rsidRPr="00813087" w:rsidRDefault="00813087" w:rsidP="00813087">
      <w:pPr>
        <w:pStyle w:val="ListParagraph"/>
        <w:numPr>
          <w:ilvl w:val="0"/>
          <w:numId w:val="4"/>
        </w:numPr>
        <w:rPr>
          <w:shd w:val="clear" w:color="auto" w:fill="FFFFFF"/>
        </w:rPr>
      </w:pPr>
      <w:r w:rsidRPr="00813087">
        <w:rPr>
          <w:shd w:val="clear" w:color="auto" w:fill="FFFFFF"/>
        </w:rPr>
        <w:t xml:space="preserve">Size is the most informative factor in classifying </w:t>
      </w:r>
      <w:r>
        <w:rPr>
          <w:shd w:val="clear" w:color="auto" w:fill="FFFFFF"/>
        </w:rPr>
        <w:t xml:space="preserve">bark beetle </w:t>
      </w:r>
      <w:r w:rsidRPr="00813087">
        <w:rPr>
          <w:shd w:val="clear" w:color="auto" w:fill="FFFFFF"/>
        </w:rPr>
        <w:t>species</w:t>
      </w:r>
      <w:r>
        <w:rPr>
          <w:shd w:val="clear" w:color="auto" w:fill="FFFFFF"/>
        </w:rPr>
        <w:t xml:space="preserve"> visually</w:t>
      </w:r>
    </w:p>
    <w:p w14:paraId="740BE891" w14:textId="77777777" w:rsidR="00813087" w:rsidRPr="00813087" w:rsidRDefault="00813087" w:rsidP="00813087">
      <w:pPr>
        <w:pStyle w:val="ListParagraph"/>
        <w:numPr>
          <w:ilvl w:val="0"/>
          <w:numId w:val="4"/>
        </w:numPr>
        <w:rPr>
          <w:shd w:val="clear" w:color="auto" w:fill="FFFFFF"/>
        </w:rPr>
      </w:pPr>
      <w:r w:rsidRPr="00813087">
        <w:rPr>
          <w:shd w:val="clear" w:color="auto" w:fill="FFFFFF"/>
        </w:rPr>
        <w:t>A hierarchical convolutional neural network is more accurate than a standard convolutional neural network at classifying images as genera and species</w:t>
      </w:r>
    </w:p>
    <w:p w14:paraId="07E5F326" w14:textId="77777777" w:rsidR="00813087" w:rsidRPr="00813087" w:rsidRDefault="00813087" w:rsidP="00813087">
      <w:pPr>
        <w:pStyle w:val="ListParagraph"/>
        <w:numPr>
          <w:ilvl w:val="0"/>
          <w:numId w:val="4"/>
        </w:numPr>
        <w:rPr>
          <w:shd w:val="clear" w:color="auto" w:fill="FFFFFF"/>
        </w:rPr>
      </w:pPr>
      <w:r w:rsidRPr="00813087">
        <w:rPr>
          <w:shd w:val="clear" w:color="auto" w:fill="FFFFFF"/>
        </w:rPr>
        <w:t>The Machine learning model is significantly more consistent, and faster at classifying beetles accurately than the current process</w:t>
      </w:r>
    </w:p>
    <w:p w14:paraId="1BAE1FA3" w14:textId="2AD94BA2" w:rsidR="00813087" w:rsidRPr="00A6421F" w:rsidRDefault="00813087" w:rsidP="00A6421F">
      <w:pPr>
        <w:pStyle w:val="ListParagraph"/>
        <w:numPr>
          <w:ilvl w:val="0"/>
          <w:numId w:val="4"/>
        </w:numPr>
        <w:jc w:val="left"/>
        <w:rPr>
          <w:shd w:val="clear" w:color="auto" w:fill="FFFFFF"/>
        </w:rPr>
      </w:pPr>
      <w:r w:rsidRPr="00813087">
        <w:rPr>
          <w:shd w:val="clear" w:color="auto" w:fill="FFFFFF"/>
        </w:rPr>
        <w:t>Adding a broad range of beetle image data to the training data improves classification accuracy for identifying native bark beetle species and genera</w:t>
      </w:r>
    </w:p>
    <w:p w14:paraId="64AD7B4B" w14:textId="62E22E00" w:rsidR="00501866" w:rsidRDefault="007C13F1" w:rsidP="007C13F1">
      <w:pPr>
        <w:pStyle w:val="Heading1"/>
      </w:pPr>
      <w:r>
        <w:lastRenderedPageBreak/>
        <w:t>Literature Review</w:t>
      </w:r>
    </w:p>
    <w:p w14:paraId="67271692" w14:textId="77777777" w:rsidR="009A4C94" w:rsidRPr="009A4C94" w:rsidRDefault="009A4C94" w:rsidP="00E457D3">
      <w:pPr>
        <w:pStyle w:val="Heading2"/>
      </w:pPr>
      <w:r w:rsidRPr="009A4C94">
        <w:t>Bark and Ambrosia Beetles</w:t>
      </w:r>
    </w:p>
    <w:p w14:paraId="6199D8A5" w14:textId="0296861B" w:rsidR="009A4C94" w:rsidRDefault="009A4C94" w:rsidP="009A4C94">
      <w:r>
        <w:t xml:space="preserve">Bark and ambrosia beetles refer to beetles in the Curculionidae family, more specifically to beetles in the </w:t>
      </w:r>
      <w:proofErr w:type="spellStart"/>
      <w:r>
        <w:t>Scolytinae</w:t>
      </w:r>
      <w:proofErr w:type="spellEnd"/>
      <w:r>
        <w:t xml:space="preserve"> and </w:t>
      </w:r>
      <w:proofErr w:type="spellStart"/>
      <w:r>
        <w:t>Platypodinae</w:t>
      </w:r>
      <w:proofErr w:type="spellEnd"/>
      <w:r>
        <w:t xml:space="preserv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"/>
          <w:id w:val="-562177600"/>
          <w:placeholder>
            <w:docPart w:val="6D52AB86B9EC4142B8A68730D1C5D100"/>
          </w:placeholder>
        </w:sdtPr>
        <w:sdtContent>
          <w:r>
            <w:rPr>
              <w:rFonts w:eastAsia="Times New Roman"/>
            </w:rPr>
            <w:t>(</w:t>
          </w:r>
          <w:r>
            <w:rPr>
              <w:rFonts w:eastAsia="Times New Roman"/>
              <w:i/>
              <w:iCs/>
            </w:rPr>
            <w:t>T.H. Atkinson Bark and Ambrosia Beetle Pages: Home</w:t>
          </w:r>
          <w:r>
            <w:rPr>
              <w:rFonts w:eastAsia="Times New Roman"/>
            </w:rPr>
            <w:t>, n.d.)</w:t>
          </w:r>
        </w:sdtContent>
      </w:sdt>
      <w:r>
        <w:t>. This includes over 7000 different species of beetles with approximately 250 genera that make up 26 different tribes</w:t>
      </w:r>
      <w:r w:rsidRPr="00D03CF8">
        <w:rPr>
          <w:rFonts w:cstheme="minorHAnsi"/>
          <w:color w:val="000000"/>
          <w:shd w:val="clear" w:color="auto" w:fill="FFFFFF"/>
          <w:vertAlign w:val="superscript"/>
        </w:rPr>
        <w:t xml:space="preserve"> </w:t>
      </w:r>
      <w:sdt>
        <w:sdtPr>
          <w:rPr>
            <w:rFonts w:cstheme="minorHAnsi"/>
            <w:color w:val="000000"/>
            <w:shd w:val="clear" w:color="auto" w:fill="FFFFFF"/>
          </w:rPr>
          <w:tag w:val="MENDELEY_CITATION_v3_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"/>
          <w:id w:val="51969420"/>
          <w:placeholder>
            <w:docPart w:val="36D10ECFC08446E89F429821C4E3ED1C"/>
          </w:placeholder>
        </w:sdtPr>
        <w:sdtContent>
          <w:r w:rsidRPr="009A4C94">
            <w:rPr>
              <w:rFonts w:cstheme="minorHAnsi"/>
              <w:color w:val="000000"/>
              <w:shd w:val="clear" w:color="auto" w:fill="FFFFFF"/>
            </w:rPr>
            <w:t>(</w:t>
          </w:r>
          <w:proofErr w:type="spellStart"/>
          <w:r w:rsidRPr="009A4C94">
            <w:rPr>
              <w:rFonts w:cstheme="minorHAnsi"/>
              <w:color w:val="000000"/>
              <w:shd w:val="clear" w:color="auto" w:fill="FFFFFF"/>
            </w:rPr>
            <w:t>Pistone</w:t>
          </w:r>
          <w:proofErr w:type="spellEnd"/>
          <w:r w:rsidRPr="009A4C94">
            <w:rPr>
              <w:rFonts w:cstheme="minorHAnsi"/>
              <w:color w:val="000000"/>
              <w:shd w:val="clear" w:color="auto" w:fill="FFFFFF"/>
            </w:rPr>
            <w:t xml:space="preserve"> et al., 2018)</w:t>
          </w:r>
        </w:sdtContent>
      </w:sdt>
      <w:r>
        <w:t xml:space="preserve">. All bark and ambrosia beetles are wood boring beetles that bore into many different species of woody plants globally. Even though as a group these beetles have a global range, some species are limited to </w:t>
      </w:r>
      <w:proofErr w:type="gramStart"/>
      <w:r>
        <w:t>particular regions</w:t>
      </w:r>
      <w:proofErr w:type="gramEnd"/>
      <w:r>
        <w:t xml:space="preserve"> and also attack only particular tree or plant species</w:t>
      </w:r>
      <w:r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"/>
          <w:id w:val="1920362857"/>
          <w:placeholder>
            <w:docPart w:val="1238E7FEE6A84187A25EA1C5A6323D9E"/>
          </w:placeholder>
        </w:sdtPr>
        <w:sdtContent>
          <w:r>
            <w:rPr>
              <w:rFonts w:eastAsia="Times New Roman"/>
            </w:rPr>
            <w:t>(</w:t>
          </w:r>
          <w:proofErr w:type="spellStart"/>
          <w:r>
            <w:rPr>
              <w:rFonts w:eastAsia="Times New Roman"/>
            </w:rPr>
            <w:t>Kirkendall</w:t>
          </w:r>
          <w:proofErr w:type="spellEnd"/>
          <w:r>
            <w:rPr>
              <w:rFonts w:eastAsia="Times New Roman"/>
            </w:rPr>
            <w:t xml:space="preserve"> et al., 2015; </w:t>
          </w:r>
          <w:proofErr w:type="spellStart"/>
          <w:r>
            <w:rPr>
              <w:rFonts w:eastAsia="Times New Roman"/>
            </w:rPr>
            <w:t>KnÍŽek</w:t>
          </w:r>
          <w:proofErr w:type="spellEnd"/>
          <w:r>
            <w:rPr>
              <w:rFonts w:eastAsia="Times New Roman"/>
            </w:rPr>
            <w:t xml:space="preserve"> &amp; Beaver, 2007)</w:t>
          </w:r>
        </w:sdtContent>
      </w:sdt>
      <w:r>
        <w:t xml:space="preserve">. </w:t>
      </w:r>
    </w:p>
    <w:p w14:paraId="66192A93" w14:textId="1542C528" w:rsidR="009A4C94" w:rsidRPr="009A4C94" w:rsidRDefault="009A4C94" w:rsidP="009A4C94">
      <w:pPr>
        <w:rPr>
          <w:rFonts w:cstheme="minorHAnsi"/>
          <w:szCs w:val="24"/>
        </w:rPr>
      </w:pPr>
      <w:r w:rsidRPr="009A4C94">
        <w:rPr>
          <w:rFonts w:cstheme="minorHAnsi"/>
          <w:szCs w:val="24"/>
        </w:rPr>
        <w:t xml:space="preserve">Most bark beetle species are not considered pests; however, some can cause large scale damage to forests </w:t>
      </w:r>
      <w:sdt>
        <w:sdtPr>
          <w:rPr>
            <w:rFonts w:cstheme="minorHAnsi"/>
            <w:color w:val="000000"/>
            <w:szCs w:val="24"/>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
          <w:id w:val="885924817"/>
          <w:placeholder>
            <w:docPart w:val="477968282890496C9454D224621272F4"/>
          </w:placeholder>
        </w:sdtPr>
        <w:sdtContent>
          <w:r w:rsidRPr="009A4C94">
            <w:rPr>
              <w:rFonts w:eastAsia="Times New Roman" w:cstheme="minorHAnsi"/>
              <w:szCs w:val="24"/>
            </w:rPr>
            <w:t>(</w:t>
          </w:r>
          <w:r w:rsidRPr="009A4C94">
            <w:rPr>
              <w:rFonts w:eastAsia="Times New Roman" w:cstheme="minorHAnsi"/>
              <w:i/>
              <w:iCs/>
              <w:szCs w:val="24"/>
            </w:rPr>
            <w:t>Bark Beetles in a Changing Environment on JSTOR</w:t>
          </w:r>
          <w:r w:rsidRPr="009A4C94">
            <w:rPr>
              <w:rFonts w:eastAsia="Times New Roman" w:cstheme="minorHAnsi"/>
              <w:szCs w:val="24"/>
            </w:rPr>
            <w:t>, n.d.)</w:t>
          </w:r>
        </w:sdtContent>
      </w:sdt>
      <w:r w:rsidRPr="009A4C94">
        <w:rPr>
          <w:rFonts w:cstheme="minorHAnsi"/>
          <w:szCs w:val="24"/>
        </w:rPr>
        <w:t xml:space="preserve"> . Increased winter temperatures and invasive bark beetle species are the most common drivers of bark beetle attacks that result in large scale tree mortality</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NDViNzRlNGEtZDQxYS00YTE5LThjODYtZmZmMjZmMGY4NGIwIiwicHJvcGVydGllcyI6eyJub3RlSW5kZXgiOjB9LCJpc0VkaXRlZCI6ZmFsc2UsIm1hbnVhbE92ZXJyaWRlIjp7ImlzTWFudWFsbHlPdmVycmlkZGVuIjpmYWxzZSwiY2l0ZXByb2NUZXh0IjoiKEtyb2tlbmUsIDIwMTUp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0FDBF6371A164B63A9F321149C44EF89"/>
          </w:placeholder>
        </w:sdtPr>
        <w:sdtContent>
          <w:r w:rsidRPr="009A4C94">
            <w:rPr>
              <w:rFonts w:cstheme="minorHAnsi"/>
              <w:color w:val="000000"/>
              <w:szCs w:val="24"/>
              <w:shd w:val="clear" w:color="auto" w:fill="FFFFFF"/>
            </w:rPr>
            <w:t>(</w:t>
          </w:r>
          <w:proofErr w:type="spellStart"/>
          <w:r w:rsidRPr="009A4C94">
            <w:rPr>
              <w:rFonts w:cstheme="minorHAnsi"/>
              <w:color w:val="000000"/>
              <w:szCs w:val="24"/>
              <w:shd w:val="clear" w:color="auto" w:fill="FFFFFF"/>
            </w:rPr>
            <w:t>Krokene</w:t>
          </w:r>
          <w:proofErr w:type="spellEnd"/>
          <w:r w:rsidRPr="009A4C94">
            <w:rPr>
              <w:rFonts w:cstheme="minorHAnsi"/>
              <w:color w:val="000000"/>
              <w:szCs w:val="24"/>
              <w:shd w:val="clear" w:color="auto" w:fill="FFFFFF"/>
            </w:rPr>
            <w:t>, 2015)</w:t>
          </w:r>
        </w:sdtContent>
      </w:sdt>
      <w:r w:rsidRPr="009A4C94">
        <w:rPr>
          <w:rFonts w:cstheme="minorHAnsi"/>
          <w:szCs w:val="24"/>
        </w:rPr>
        <w:t>. It is hypothesized that climate change reduces bark beetle development and temperature-induced mortality which in turn allows them to develop bigger and more damaging swarms in areas where these beetles were previously scarcer</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
          <w:id w:val="-2109420565"/>
          <w:placeholder>
            <w:docPart w:val="62AB28870D9C45F0ABA7BF7893C1578E"/>
          </w:placeholder>
        </w:sdtPr>
        <w:sdtContent>
          <w:r w:rsidRPr="009A4C94">
            <w:rPr>
              <w:rFonts w:eastAsia="Times New Roman" w:cstheme="minorHAnsi"/>
              <w:szCs w:val="24"/>
            </w:rPr>
            <w:t>(</w:t>
          </w:r>
          <w:r w:rsidRPr="009A4C94">
            <w:rPr>
              <w:rFonts w:eastAsia="Times New Roman" w:cstheme="minorHAnsi"/>
              <w:i/>
              <w:iCs/>
              <w:szCs w:val="24"/>
            </w:rPr>
            <w:t>Bark Beetles in a Changing Environment on JSTOR</w:t>
          </w:r>
          <w:r w:rsidRPr="009A4C94">
            <w:rPr>
              <w:rFonts w:eastAsia="Times New Roman" w:cstheme="minorHAnsi"/>
              <w:szCs w:val="24"/>
            </w:rPr>
            <w:t>, n.d.)</w:t>
          </w:r>
        </w:sdtContent>
      </w:sdt>
      <w:r w:rsidRPr="009A4C94">
        <w:rPr>
          <w:rFonts w:cstheme="minorHAnsi"/>
          <w:szCs w:val="24"/>
        </w:rPr>
        <w:t xml:space="preserve">.  Increased trade and travel in the modern world also allow for more cross contamination and introduction of invasive species between regions. </w:t>
      </w:r>
    </w:p>
    <w:p w14:paraId="6E83342C" w14:textId="03FE1038" w:rsidR="009A4C94" w:rsidRPr="009A4C94" w:rsidRDefault="009A4C94" w:rsidP="009A4C94">
      <w:pPr>
        <w:rPr>
          <w:rFonts w:cstheme="minorHAnsi"/>
          <w:szCs w:val="24"/>
        </w:rPr>
      </w:pPr>
      <w:r w:rsidRPr="009A4C94">
        <w:rPr>
          <w:rFonts w:cstheme="minorHAnsi"/>
          <w:szCs w:val="24"/>
        </w:rPr>
        <w:t>Bark beetles can have a substantial impact ecologically by altering habitats and affecting multiple organisms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OTMzZGEwNTUtZDQwOC00YTdjLWI4YjEtZTk4NzczNzk3OWM2IiwicHJvcGVydGllcyI6eyJub3RlSW5kZXgiOjB9LCJpc0VkaXRlZCI6ZmFsc2UsIm1hbnVhbE92ZXJyaWRlIjp7ImlzTWFudWFsbHlPdmVycmlkZGVuIjpmYWxzZSwiY2l0ZXByb2NUZXh0IjoiKE1vcnJpcyBldCBhbC4sIDIwMTcp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94C8B3997DE6414A96E7364BB987037C"/>
          </w:placeholder>
        </w:sdtPr>
        <w:sdtContent>
          <w:r w:rsidRPr="009A4C94">
            <w:rPr>
              <w:rFonts w:cstheme="minorHAnsi"/>
              <w:color w:val="000000"/>
              <w:szCs w:val="24"/>
              <w:shd w:val="clear" w:color="auto" w:fill="FFFFFF"/>
            </w:rPr>
            <w:t>(Morris et al., 2017)</w:t>
          </w:r>
        </w:sdtContent>
      </w:sdt>
      <w:r w:rsidRPr="009A4C94">
        <w:rPr>
          <w:rFonts w:cstheme="minorHAnsi"/>
          <w:szCs w:val="24"/>
        </w:rPr>
        <w:t>.  Damage caused to forests also have a notable economic impact on the pulp, paper, and timber industries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Dk0ZGNjMjktNmYwYi00MDIzLThhMjYtYzg5NzIzN2U2YjFiIiwicHJvcGVydGllcyI6eyJub3RlSW5kZXgiOjB9LCJpc0VkaXRlZCI6ZmFsc2UsIm1hbnVhbE92ZXJyaWRlIjp7ImlzTWFudWFsbHlPdmVycmlkZGVuIjpmYWxzZSwiY2l0ZXByb2NUZXh0IjoiKEdyw6lnb2lyZSBldCBhbC4sIDIwMTUp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5B54A7C185AF48A984A4FE042E49FA1C"/>
          </w:placeholder>
        </w:sdtPr>
        <w:sdtContent>
          <w:r w:rsidRPr="009A4C94">
            <w:rPr>
              <w:rFonts w:cstheme="minorHAnsi"/>
              <w:color w:val="000000"/>
              <w:szCs w:val="24"/>
              <w:shd w:val="clear" w:color="auto" w:fill="FFFFFF"/>
            </w:rPr>
            <w:t>(Grégoire et al., 2015)</w:t>
          </w:r>
        </w:sdtContent>
      </w:sdt>
      <w:r w:rsidRPr="009A4C94">
        <w:rPr>
          <w:rFonts w:cstheme="minorHAnsi"/>
          <w:szCs w:val="24"/>
        </w:rPr>
        <w:t xml:space="preserve">. </w:t>
      </w:r>
      <w:r w:rsidR="000F213D">
        <w:rPr>
          <w:rFonts w:cstheme="minorHAnsi"/>
          <w:szCs w:val="24"/>
        </w:rPr>
        <w:t xml:space="preserve">It has been estimated that </w:t>
      </w:r>
      <w:r w:rsidR="000F213D" w:rsidRPr="00265DDC">
        <w:rPr>
          <w:shd w:val="clear" w:color="auto" w:fill="FFFFFF"/>
        </w:rPr>
        <w:t>southern pine beetle-induced timber mortality in the U.S. South</w:t>
      </w:r>
      <w:r w:rsidR="000F213D">
        <w:rPr>
          <w:shd w:val="clear" w:color="auto" w:fill="FFFFFF"/>
        </w:rPr>
        <w:t xml:space="preserve"> has resulted in approximately $43 million in losses annually </w:t>
      </w:r>
      <w:sdt>
        <w:sdtPr>
          <w:rPr>
            <w:shd w:val="clear" w:color="auto" w:fill="FFFFFF"/>
          </w:rPr>
          <w:tag w:val="MENDELEY_CITATION_v3_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"/>
          <w:id w:val="-2108023771"/>
          <w:placeholder>
            <w:docPart w:val="5247FE102F1F44E0BD2BECE53D27EA84"/>
          </w:placeholder>
        </w:sdtPr>
        <w:sdtContent>
          <w:r w:rsidR="000F213D">
            <w:rPr>
              <w:rFonts w:eastAsia="Times New Roman"/>
            </w:rPr>
            <w:t>(Holmes &amp; Koch, n.d.)</w:t>
          </w:r>
        </w:sdtContent>
      </w:sdt>
      <w:r w:rsidR="000F213D">
        <w:rPr>
          <w:shd w:val="clear" w:color="auto" w:fill="FFFFFF"/>
        </w:rPr>
        <w:t>.</w:t>
      </w:r>
      <w:r w:rsidR="000F213D">
        <w:rPr>
          <w:rFonts w:cstheme="minorHAnsi"/>
          <w:szCs w:val="24"/>
        </w:rPr>
        <w:t xml:space="preserve"> </w:t>
      </w:r>
      <w:r w:rsidRPr="009A4C94">
        <w:rPr>
          <w:rFonts w:cstheme="minorHAnsi"/>
          <w:szCs w:val="24"/>
        </w:rPr>
        <w:t xml:space="preserve"> It is clear that bark and ambrosia beetles pose a significant risk and that this risk is amplified with the rise of climate change and trade between countries. Even though there are techniques that forest managers can employ to counter unwanted bark and ambrosia beetle infestations such as thinning. They often do not have enough time to counter an attack</w:t>
      </w:r>
      <w:sdt>
        <w:sdtPr>
          <w:rPr>
            <w:rFonts w:cstheme="minorHAnsi"/>
            <w:color w:val="000000"/>
            <w:szCs w:val="24"/>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
          <w:id w:val="-1899119793"/>
          <w:placeholder>
            <w:docPart w:val="8BA376BD8BE349B2A60F3F1F40003D87"/>
          </w:placeholder>
        </w:sdtPr>
        <w:sdtContent>
          <w:r w:rsidRPr="009A4C94">
            <w:rPr>
              <w:rFonts w:eastAsia="Times New Roman" w:cstheme="minorHAnsi"/>
              <w:szCs w:val="24"/>
            </w:rPr>
            <w:t>(</w:t>
          </w:r>
          <w:r w:rsidRPr="009A4C94">
            <w:rPr>
              <w:rFonts w:eastAsia="Times New Roman" w:cstheme="minorHAnsi"/>
              <w:i/>
              <w:iCs/>
              <w:szCs w:val="24"/>
            </w:rPr>
            <w:t>Bark Beetles in a Changing Environment on JSTOR</w:t>
          </w:r>
          <w:r w:rsidRPr="009A4C94">
            <w:rPr>
              <w:rFonts w:eastAsia="Times New Roman" w:cstheme="minorHAnsi"/>
              <w:szCs w:val="24"/>
            </w:rPr>
            <w:t>, n.d.)</w:t>
          </w:r>
        </w:sdtContent>
      </w:sdt>
      <w:r w:rsidRPr="009A4C94">
        <w:rPr>
          <w:rFonts w:cstheme="minorHAnsi"/>
          <w:szCs w:val="24"/>
        </w:rPr>
        <w:t xml:space="preserve">. There have been several attempts to predict bark beetle outbreaks, however, these </w:t>
      </w:r>
      <w:commentRangeStart w:id="0"/>
      <w:r w:rsidRPr="009A4C94">
        <w:rPr>
          <w:rFonts w:cstheme="minorHAnsi"/>
          <w:szCs w:val="24"/>
        </w:rPr>
        <w:t>models</w:t>
      </w:r>
      <w:commentRangeEnd w:id="0"/>
      <w:r w:rsidRPr="009A4C94">
        <w:rPr>
          <w:rStyle w:val="CommentReference"/>
          <w:rFonts w:cstheme="minorHAnsi"/>
          <w:sz w:val="24"/>
          <w:szCs w:val="24"/>
        </w:rPr>
        <w:commentReference w:id="0"/>
      </w:r>
      <w:r w:rsidRPr="009A4C94">
        <w:rPr>
          <w:rFonts w:cstheme="minorHAnsi"/>
          <w:szCs w:val="24"/>
        </w:rPr>
        <w:t xml:space="preserve"> tend to be contextual to a specific area or bark beetle species </w:t>
      </w:r>
      <w:sdt>
        <w:sdtPr>
          <w:rPr>
            <w:rFonts w:cstheme="minorHAnsi"/>
            <w:color w:val="000000"/>
            <w:szCs w:val="24"/>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"/>
          <w:id w:val="575787497"/>
          <w:placeholder>
            <w:docPart w:val="6D52AB86B9EC4142B8A68730D1C5D100"/>
          </w:placeholder>
        </w:sdtPr>
        <w:sdtContent>
          <w:r w:rsidRPr="009A4C94">
            <w:rPr>
              <w:rFonts w:eastAsia="Times New Roman" w:cstheme="minorHAnsi"/>
              <w:szCs w:val="24"/>
            </w:rPr>
            <w:t xml:space="preserve">(Ortiz et al., 2013; Rammer &amp; </w:t>
          </w:r>
          <w:proofErr w:type="spellStart"/>
          <w:r w:rsidRPr="009A4C94">
            <w:rPr>
              <w:rFonts w:eastAsia="Times New Roman" w:cstheme="minorHAnsi"/>
              <w:szCs w:val="24"/>
            </w:rPr>
            <w:t>Seidl</w:t>
          </w:r>
          <w:proofErr w:type="spellEnd"/>
          <w:r w:rsidRPr="009A4C94">
            <w:rPr>
              <w:rFonts w:eastAsia="Times New Roman" w:cstheme="minorHAnsi"/>
              <w:szCs w:val="24"/>
            </w:rPr>
            <w:t>, 2019)</w:t>
          </w:r>
        </w:sdtContent>
      </w:sdt>
      <w:r w:rsidRPr="009A4C94">
        <w:rPr>
          <w:rFonts w:cstheme="minorHAnsi"/>
          <w:szCs w:val="24"/>
        </w:rPr>
        <w:t xml:space="preserve">. To build supervised predictive machine learning models on the spread of invasive species it is crucial to have accurate data, algorithms, and outputs. </w:t>
      </w:r>
    </w:p>
    <w:p w14:paraId="3A7575F8" w14:textId="7FAA6835" w:rsidR="009A4C94" w:rsidRPr="009A4C94" w:rsidRDefault="009A4C94" w:rsidP="009A4C94">
      <w:pPr>
        <w:rPr>
          <w:rFonts w:cstheme="minorHAnsi"/>
          <w:szCs w:val="24"/>
        </w:rPr>
      </w:pPr>
      <w:r w:rsidRPr="009A4C94">
        <w:rPr>
          <w:rFonts w:cstheme="minorHAnsi"/>
          <w:szCs w:val="24"/>
        </w:rPr>
        <w:t>An essential part of recording species or tribe specific data is 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"/>
          <w:id w:val="-523548999"/>
          <w:placeholder>
            <w:docPart w:val="875020911311409C8921DF2A71711F20"/>
          </w:placeholder>
        </w:sdtPr>
        <w:sdtContent>
          <w:r w:rsidRPr="009A4C94">
            <w:rPr>
              <w:rFonts w:cstheme="minorHAnsi"/>
              <w:color w:val="000000"/>
              <w:szCs w:val="24"/>
              <w:shd w:val="clear" w:color="auto" w:fill="FFFFFF"/>
            </w:rPr>
            <w:t>(</w:t>
          </w:r>
          <w:proofErr w:type="spellStart"/>
          <w:r w:rsidRPr="009A4C94">
            <w:rPr>
              <w:rFonts w:cstheme="minorHAnsi"/>
              <w:color w:val="000000"/>
              <w:szCs w:val="24"/>
              <w:shd w:val="clear" w:color="auto" w:fill="FFFFFF"/>
            </w:rPr>
            <w:t>Hulcr</w:t>
          </w:r>
          <w:proofErr w:type="spellEnd"/>
          <w:r w:rsidRPr="009A4C94">
            <w:rPr>
              <w:rFonts w:cstheme="minorHAnsi"/>
              <w:color w:val="000000"/>
              <w:szCs w:val="24"/>
              <w:shd w:val="clear" w:color="auto" w:fill="FFFFFF"/>
            </w:rPr>
            <w:t xml:space="preserve"> et al., 2015)</w:t>
          </w:r>
        </w:sdtContent>
      </w:sdt>
      <w:r w:rsidRPr="009A4C94">
        <w:rPr>
          <w:rFonts w:cstheme="minorHAnsi"/>
          <w:szCs w:val="24"/>
        </w:rPr>
        <w:t xml:space="preserve">.  This same limitation requires that some training or experience is needed to classify beetles reliably. An alternative method and more accurate way of classifying bark beetle species </w:t>
      </w:r>
      <w:r w:rsidRPr="009A4C94">
        <w:rPr>
          <w:rFonts w:cstheme="minorHAnsi"/>
          <w:szCs w:val="24"/>
        </w:rPr>
        <w:lastRenderedPageBreak/>
        <w:t>is to use DNA barcoding</w:t>
      </w:r>
      <w:sdt>
        <w:sdtPr>
          <w:rPr>
            <w:rFonts w:cstheme="minorHAnsi"/>
            <w:color w:val="000000"/>
            <w:szCs w:val="24"/>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"/>
          <w:id w:val="1161048816"/>
          <w:placeholder>
            <w:docPart w:val="6D52AB86B9EC4142B8A68730D1C5D100"/>
          </w:placeholder>
        </w:sdtPr>
        <w:sdtContent>
          <w:r w:rsidRPr="009A4C94">
            <w:rPr>
              <w:rFonts w:eastAsia="Times New Roman" w:cstheme="minorHAnsi"/>
              <w:szCs w:val="24"/>
            </w:rPr>
            <w:t>(</w:t>
          </w:r>
          <w:proofErr w:type="spellStart"/>
          <w:r w:rsidRPr="009A4C94">
            <w:rPr>
              <w:rFonts w:eastAsia="Times New Roman" w:cstheme="minorHAnsi"/>
              <w:szCs w:val="24"/>
            </w:rPr>
            <w:t>Jordal</w:t>
          </w:r>
          <w:proofErr w:type="spellEnd"/>
          <w:r w:rsidRPr="009A4C94">
            <w:rPr>
              <w:rFonts w:eastAsia="Times New Roman" w:cstheme="minorHAnsi"/>
              <w:szCs w:val="24"/>
            </w:rPr>
            <w:t xml:space="preserve"> &amp; </w:t>
          </w:r>
          <w:proofErr w:type="spellStart"/>
          <w:r w:rsidRPr="009A4C94">
            <w:rPr>
              <w:rFonts w:eastAsia="Times New Roman" w:cstheme="minorHAnsi"/>
              <w:szCs w:val="24"/>
            </w:rPr>
            <w:t>Kambestad</w:t>
          </w:r>
          <w:proofErr w:type="spellEnd"/>
          <w:r w:rsidRPr="009A4C94">
            <w:rPr>
              <w:rFonts w:eastAsia="Times New Roman" w:cstheme="minorHAnsi"/>
              <w:szCs w:val="24"/>
            </w:rPr>
            <w:t>, 2014)</w:t>
          </w:r>
        </w:sdtContent>
      </w:sdt>
      <w:r w:rsidRPr="009A4C94">
        <w:rPr>
          <w:rFonts w:cstheme="minorHAnsi"/>
          <w:szCs w:val="24"/>
        </w:rPr>
        <w:t xml:space="preserve">. However, this is not a scalable way to identify large amounts of beetles collected from multiple traps from multiple forests. </w:t>
      </w:r>
    </w:p>
    <w:p w14:paraId="473B79D8" w14:textId="2E19D199" w:rsidR="009A4C94" w:rsidRPr="009A4C94" w:rsidRDefault="009A4C94" w:rsidP="009A4C94">
      <w:pPr>
        <w:rPr>
          <w:rFonts w:cstheme="minorHAnsi"/>
          <w:szCs w:val="24"/>
        </w:rPr>
      </w:pPr>
      <w:r w:rsidRPr="009A4C94">
        <w:rPr>
          <w:rFonts w:cstheme="minorHAnsi"/>
          <w:szCs w:val="24"/>
        </w:rPr>
        <w:t>In a previous program the United States Department of Agriculture had more than 300 traps in 22 different states. This program was aimed at early detection and rapid response of bark and ambrosia beetles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"/>
          <w:id w:val="304437388"/>
          <w:placeholder>
            <w:docPart w:val="88DB436B878849FA8EF4BBCABDD2C84B"/>
          </w:placeholder>
        </w:sdtPr>
        <w:sdtContent>
          <w:r w:rsidRPr="009A4C94">
            <w:rPr>
              <w:rFonts w:cstheme="minorHAnsi"/>
              <w:color w:val="000000"/>
              <w:szCs w:val="24"/>
              <w:shd w:val="clear" w:color="auto" w:fill="FFFFFF"/>
            </w:rPr>
            <w:t>(</w:t>
          </w:r>
          <w:proofErr w:type="spellStart"/>
          <w:r w:rsidRPr="009A4C94">
            <w:rPr>
              <w:rFonts w:cstheme="minorHAnsi"/>
              <w:color w:val="000000"/>
              <w:szCs w:val="24"/>
              <w:shd w:val="clear" w:color="auto" w:fill="FFFFFF"/>
            </w:rPr>
            <w:t>Rabaglia</w:t>
          </w:r>
          <w:proofErr w:type="spellEnd"/>
          <w:r w:rsidRPr="009A4C94">
            <w:rPr>
              <w:rFonts w:cstheme="minorHAnsi"/>
              <w:color w:val="000000"/>
              <w:szCs w:val="24"/>
              <w:shd w:val="clear" w:color="auto" w:fill="FFFFFF"/>
            </w:rPr>
            <w:t xml:space="preserve"> et al., 2008)</w:t>
          </w:r>
        </w:sdtContent>
      </w:sdt>
      <w:r w:rsidRPr="009A4C94">
        <w:rPr>
          <w:rFonts w:cstheme="minorHAnsi"/>
          <w:szCs w:val="24"/>
        </w:rPr>
        <w:t xml:space="preserve">. This program relied on three taxonomists to correctly identify bark and ambrosia beetles which posed a bottleneck in the processing of samples. A more standardized alternative to visually classify samples would be to make use of an automated image recognition system. This can potentially lower the costs and decrease the bottleneck in processing samples. The power of image recognition for species classification has already been shown in mobile applications such as </w:t>
      </w:r>
      <w:commentRangeStart w:id="1"/>
      <w:proofErr w:type="spellStart"/>
      <w:r w:rsidRPr="009A4C94">
        <w:rPr>
          <w:rFonts w:cstheme="minorHAnsi"/>
          <w:szCs w:val="24"/>
        </w:rPr>
        <w:t>iNaturalist</w:t>
      </w:r>
      <w:commentRangeEnd w:id="1"/>
      <w:proofErr w:type="spellEnd"/>
      <w:r w:rsidRPr="009A4C94">
        <w:rPr>
          <w:rStyle w:val="CommentReference"/>
          <w:rFonts w:cstheme="minorHAnsi"/>
          <w:sz w:val="24"/>
          <w:szCs w:val="24"/>
        </w:rPr>
        <w:commentReference w:id="1"/>
      </w:r>
      <w:sdt>
        <w:sdtPr>
          <w:rPr>
            <w:rFonts w:cstheme="minorHAnsi"/>
            <w:color w:val="000000"/>
            <w:szCs w:val="24"/>
          </w:rPr>
          <w:tag w:val="MENDELEY_CITATION_v3_eyJjaXRhdGlvbklEIjoiTUVOREVMRVlfQ0lUQVRJT05fNzg4YzFiN2EtMGM2Yi00MzhhLTlhYjQtYTIzYjU4MzJkN2MzIiwicHJvcGVydGllcyI6eyJub3RlSW5kZXgiOjB9LCJpc0VkaXRlZCI6ZmFsc2UsIm1hbnVhbE92ZXJyaWRlIjp7ImlzTWFudWFsbHlPdmVycmlkZGVuIjpmYWxzZSwiY2l0ZXByb2NUZXh0IjoiKEhvcm4gZXQgYWwuLCAyMDE3KS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6D52AB86B9EC4142B8A68730D1C5D100"/>
          </w:placeholder>
        </w:sdtPr>
        <w:sdtContent>
          <w:r w:rsidRPr="009A4C94">
            <w:rPr>
              <w:rFonts w:cstheme="minorHAnsi"/>
              <w:color w:val="000000"/>
              <w:szCs w:val="24"/>
            </w:rPr>
            <w:t>(Horn et al., 2017)</w:t>
          </w:r>
        </w:sdtContent>
      </w:sdt>
      <w:r w:rsidRPr="009A4C94">
        <w:rPr>
          <w:rFonts w:cstheme="minorHAnsi"/>
          <w:szCs w:val="24"/>
        </w:rPr>
        <w:t>. Some other examples include classification models aimed at classifying carabid beetles and ants</w:t>
      </w:r>
      <w:sdt>
        <w:sdtPr>
          <w:rPr>
            <w:rFonts w:cstheme="minorHAnsi"/>
            <w:color w:val="000000"/>
            <w:szCs w:val="24"/>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"/>
          <w:id w:val="-1040515605"/>
          <w:placeholder>
            <w:docPart w:val="6D52AB86B9EC4142B8A68730D1C5D100"/>
          </w:placeholder>
        </w:sdtPr>
        <w:sdtContent>
          <w:r w:rsidRPr="009A4C94">
            <w:rPr>
              <w:rFonts w:eastAsia="Times New Roman" w:cstheme="minorHAnsi"/>
              <w:szCs w:val="24"/>
            </w:rPr>
            <w:t>(Boer &amp; Vos, 2018; Hansen et al., 2020; Marques et al., 2018)</w:t>
          </w:r>
        </w:sdtContent>
      </w:sdt>
      <w:r w:rsidRPr="009A4C94">
        <w:rPr>
          <w:rFonts w:cstheme="minorHAnsi"/>
          <w:szCs w:val="24"/>
        </w:rPr>
        <w:t>. A lot of work has also been done on many other insects or small objects proving that this field has a lot of potential</w:t>
      </w:r>
      <w:sdt>
        <w:sdtPr>
          <w:rPr>
            <w:rFonts w:cstheme="minorHAnsi"/>
            <w:color w:val="000000"/>
            <w:szCs w:val="24"/>
          </w:rPr>
          <w:tag w:val="MENDELEY_CITATION_v3_eyJjaXRhdGlvbklEIjoiTUVOREVMRVlfQ0lUQVRJT05fMjYwYTA2ZWEtMDZhNi00OWMxLTljNDgtNDg2N2Q4Mjg0MjRhIiwicHJvcGVydGllcyI6eyJub3RlSW5kZXgiOjB9LCJpc0VkaXRlZCI6ZmFsc2UsIm1hbnVhbE92ZXJyaWRlIjp7ImlzTWFudWFsbHlPdmVycmlkZGVuIjpmYWxzZSwiY2l0ZXByb2NUZXh0IjoiKE1hcnRpbmVhdSBldCBhbC4sIDIwMTc7IFBhcm1lemFuIGV0IGFsLiwgMjAyMjsgVHJlc3NvbiBldCBhbC4sIDIwMjEp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
          <w:id w:val="-662469369"/>
          <w:placeholder>
            <w:docPart w:val="6D52AB86B9EC4142B8A68730D1C5D100"/>
          </w:placeholder>
        </w:sdtPr>
        <w:sdtContent>
          <w:r w:rsidRPr="009A4C94">
            <w:rPr>
              <w:rFonts w:cstheme="minorHAnsi"/>
              <w:color w:val="000000"/>
              <w:szCs w:val="24"/>
            </w:rPr>
            <w:t xml:space="preserve">(Martineau et al., 2017; </w:t>
          </w:r>
          <w:proofErr w:type="spellStart"/>
          <w:r w:rsidRPr="009A4C94">
            <w:rPr>
              <w:rFonts w:cstheme="minorHAnsi"/>
              <w:color w:val="000000"/>
              <w:szCs w:val="24"/>
            </w:rPr>
            <w:t>Parmezan</w:t>
          </w:r>
          <w:proofErr w:type="spellEnd"/>
          <w:r w:rsidRPr="009A4C94">
            <w:rPr>
              <w:rFonts w:cstheme="minorHAnsi"/>
              <w:color w:val="000000"/>
              <w:szCs w:val="24"/>
            </w:rPr>
            <w:t xml:space="preserve"> et al., 2022; </w:t>
          </w:r>
          <w:proofErr w:type="spellStart"/>
          <w:r w:rsidRPr="009A4C94">
            <w:rPr>
              <w:rFonts w:cstheme="minorHAnsi"/>
              <w:color w:val="000000"/>
              <w:szCs w:val="24"/>
            </w:rPr>
            <w:t>Tresson</w:t>
          </w:r>
          <w:proofErr w:type="spellEnd"/>
          <w:r w:rsidRPr="009A4C94">
            <w:rPr>
              <w:rFonts w:cstheme="minorHAnsi"/>
              <w:color w:val="000000"/>
              <w:szCs w:val="24"/>
            </w:rPr>
            <w:t xml:space="preserve"> et al., 2021)</w:t>
          </w:r>
        </w:sdtContent>
      </w:sdt>
      <w:r w:rsidRPr="009A4C94">
        <w:rPr>
          <w:rFonts w:cstheme="minorHAnsi"/>
          <w:szCs w:val="24"/>
        </w:rPr>
        <w:t xml:space="preserve">. However, no such studies have yet been done for bark and ambrosia beetles. </w:t>
      </w:r>
    </w:p>
    <w:p w14:paraId="4FBE29A3" w14:textId="56BE4943" w:rsidR="009A4C94" w:rsidRDefault="009A4C94" w:rsidP="00E457D3">
      <w:pPr>
        <w:pStyle w:val="Heading2"/>
      </w:pPr>
      <w:r w:rsidRPr="009A4C94">
        <w:t xml:space="preserve">Image classification with machine learning </w:t>
      </w:r>
    </w:p>
    <w:p w14:paraId="5D0D7B16" w14:textId="4BFE2991" w:rsidR="006A0CEF" w:rsidRPr="006A0CEF" w:rsidRDefault="006A0CEF" w:rsidP="006A0CEF">
      <w:r w:rsidRPr="006A0CEF">
        <w:t xml:space="preserve">Machine learning (ML) is a commonly used method in automating image classification. The convolutional neural network (CNN) architecture has specifically shown to be extremely effective at accurate image classification. One drawback of a conventional CNN is that it does not leverage the existing hierarchies that classes commonly form a part of. In this study we will use and compare a Branch Convolutional Neural Network (B-CNN) to a conventional CNN. The B-CNN can leverage the existing hierarchies in our classes to ostensibly improve classification accuracy.  </w:t>
      </w:r>
    </w:p>
    <w:p w14:paraId="4D5027B5" w14:textId="3DCE844F" w:rsidR="009A4C94" w:rsidRPr="009A4C94" w:rsidRDefault="009A4C94" w:rsidP="009A4C94">
      <w:pPr>
        <w:rPr>
          <w:rFonts w:cstheme="minorHAnsi"/>
          <w:szCs w:val="24"/>
        </w:rPr>
      </w:pPr>
      <w:r w:rsidRPr="009A4C94">
        <w:rPr>
          <w:rFonts w:cstheme="minorHAnsi"/>
          <w:szCs w:val="24"/>
        </w:rPr>
        <w:t>In the past 10 years deep learning and more specifically convolutional neural networks (CNN) have dominated image machine learning applications</w:t>
      </w:r>
      <w:sdt>
        <w:sdtPr>
          <w:rPr>
            <w:rFonts w:cstheme="minorHAnsi"/>
            <w:color w:val="000000"/>
            <w:szCs w:val="24"/>
            <w:shd w:val="clear" w:color="auto" w:fill="FFFFFF"/>
          </w:rPr>
          <w:tag w:val="MENDELEY_CITATION_v3_eyJjaXRhdGlvbklEIjoiTUVOREVMRVlfQ0lUQVRJT05fZTcyYzA5NTEtOWYzOS00M2E4LTk4ZDQtMWM0MDllYmMxYWQ1IiwicHJvcGVydGllcyI6eyJub3RlSW5kZXgiOjB9LCJpc0VkaXRlZCI6ZmFsc2UsIm1hbnVhbE92ZXJyaWRlIjp7ImlzTWFudWFsbHlPdmVycmlkZGVuIjpmYWxzZSwiY2l0ZXByb2NUZXh0IjoiKENoZW4gZXQgYWwuLCAyMDIxKS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471BE997D5DA4268A4C137C5F8D3754E"/>
          </w:placeholder>
        </w:sdtPr>
        <w:sdtContent>
          <w:r w:rsidRPr="009A4C94">
            <w:rPr>
              <w:rFonts w:cstheme="minorHAnsi"/>
              <w:color w:val="000000"/>
              <w:szCs w:val="24"/>
              <w:shd w:val="clear" w:color="auto" w:fill="FFFFFF"/>
            </w:rPr>
            <w:t>(Chen et al., 2021)</w:t>
          </w:r>
        </w:sdtContent>
      </w:sdt>
      <w:r w:rsidRPr="009A4C94">
        <w:rPr>
          <w:rFonts w:cstheme="minorHAnsi"/>
          <w:szCs w:val="24"/>
        </w:rPr>
        <w:t>.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image translation invariant whereas ANNs are sensitive to different translations of images</w:t>
      </w:r>
      <w:sdt>
        <w:sdtPr>
          <w:rPr>
            <w:rFonts w:cstheme="minorHAnsi"/>
            <w:color w:val="000000"/>
            <w:szCs w:val="24"/>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KE/igJlTaGVhICYjMzg7IE5hc2gsIDIwMTUpIiwibWFudWFsT3ZlcnJpZGVUZXh0IjoiIn0sImNpdGF0aW9uSXRlbXMiOlt7ImlkIjoiOWRmM2NhYmMtMGEzNS0zY2UyLWIxZGUtMTNlNTc2NGU3ODQ5IiwiaXRlbURhdGEiOnsidHlwZSI6ImFydGljbGUtam91cm5hbCIsImlkIjoiOWRmM2NhYmMtMGEzNS0zY2UyLWIxZGUtMTNlNTc2NGU3ODQ5IiwidGl0bGUiOiJBbiBJbnRyb2R1Y3Rpb24gdG8gQ29udm9sdXRpb25hbCBOZXVyYWwgTmV0d29ya3MiLCJncm91cElkIjoiYmI2NTQ5OTEtMjg2YS0zNTdiLTlhYTktYjRjMmNiYmFmN2RmIiwiYXV0aG9yIjpbeyJmYW1pbHkiOiJPJ1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"/>
          <w:id w:val="981426826"/>
          <w:placeholder>
            <w:docPart w:val="6D52AB86B9EC4142B8A68730D1C5D100"/>
          </w:placeholder>
        </w:sdtPr>
        <w:sdtContent>
          <w:r w:rsidRPr="009A4C94">
            <w:rPr>
              <w:rFonts w:eastAsia="Times New Roman" w:cstheme="minorHAnsi"/>
              <w:szCs w:val="24"/>
            </w:rPr>
            <w:t>(O’Shea &amp; Nash, 2015)</w:t>
          </w:r>
        </w:sdtContent>
      </w:sdt>
      <w:r w:rsidRPr="009A4C94">
        <w:rPr>
          <w:rFonts w:cstheme="minorHAnsi"/>
          <w:szCs w:val="24"/>
        </w:rPr>
        <w:t>. One augmented version of the CNN worth mentioning is the hierarchical Branch Convolutional Neural Network (B-CNN) architecture</w:t>
      </w:r>
      <w:sdt>
        <w:sdtPr>
          <w:rPr>
            <w:rFonts w:cstheme="minorHAnsi"/>
            <w:color w:val="000000"/>
            <w:szCs w:val="24"/>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
          <w:id w:val="-1045521466"/>
          <w:placeholder>
            <w:docPart w:val="6D52AB86B9EC4142B8A68730D1C5D100"/>
          </w:placeholder>
        </w:sdtPr>
        <w:sdtContent>
          <w:r w:rsidRPr="009A4C94">
            <w:rPr>
              <w:rFonts w:eastAsia="Times New Roman" w:cstheme="minorHAnsi"/>
              <w:szCs w:val="24"/>
            </w:rPr>
            <w:t>(Zhu &amp; Bain, n.d.)</w:t>
          </w:r>
        </w:sdtContent>
      </w:sdt>
      <w:r w:rsidRPr="009A4C94">
        <w:rPr>
          <w:rFonts w:cstheme="minorHAnsi"/>
          <w:szCs w:val="24"/>
        </w:rPr>
        <w:t xml:space="preserve">. This version of the CNN is adapted to have multiple output layers making it capable to classify on orders of </w:t>
      </w:r>
      <w:commentRangeStart w:id="2"/>
      <w:r w:rsidRPr="009A4C94">
        <w:rPr>
          <w:rFonts w:cstheme="minorHAnsi"/>
          <w:szCs w:val="24"/>
        </w:rPr>
        <w:t>class resolution and specificity</w:t>
      </w:r>
      <w:commentRangeEnd w:id="2"/>
      <w:r w:rsidRPr="009A4C94">
        <w:rPr>
          <w:rStyle w:val="CommentReference"/>
          <w:rFonts w:cstheme="minorHAnsi"/>
          <w:sz w:val="24"/>
          <w:szCs w:val="24"/>
        </w:rPr>
        <w:commentReference w:id="2"/>
      </w:r>
      <w:r w:rsidRPr="009A4C94">
        <w:rPr>
          <w:rFonts w:cstheme="minorHAnsi"/>
          <w:szCs w:val="24"/>
        </w:rPr>
        <w:t>. An expansion of this hierarchical approach known as the Hierarchical Bilinear Convolutional Neural Network (HB-CNN) takes a multi-task learning approach to produce even better results</w:t>
      </w:r>
      <w:sdt>
        <w:sdtPr>
          <w:rPr>
            <w:rFonts w:cstheme="minorHAnsi"/>
            <w:color w:val="000000"/>
            <w:szCs w:val="24"/>
          </w:rPr>
          <w:tag w:val="MENDELEY_CITATION_v3_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"/>
          <w:id w:val="676848716"/>
          <w:placeholder>
            <w:docPart w:val="6D52AB86B9EC4142B8A68730D1C5D100"/>
          </w:placeholder>
        </w:sdtPr>
        <w:sdtContent>
          <w:r w:rsidRPr="009A4C94">
            <w:rPr>
              <w:rFonts w:cstheme="minorHAnsi"/>
              <w:color w:val="000000"/>
              <w:szCs w:val="24"/>
            </w:rPr>
            <w:t>(Zhang et al., 2021)</w:t>
          </w:r>
        </w:sdtContent>
      </w:sdt>
      <w:r w:rsidRPr="009A4C94">
        <w:rPr>
          <w:rFonts w:cstheme="minorHAnsi"/>
          <w:szCs w:val="24"/>
        </w:rPr>
        <w:t xml:space="preserve">. This shows that these hierarchical algorithms are capable to ingest predefined hierarchical information to improve performance. </w:t>
      </w:r>
    </w:p>
    <w:p w14:paraId="17102E43" w14:textId="7C28C34F" w:rsidR="009A4C94" w:rsidRPr="009A4C94" w:rsidRDefault="009A4C94" w:rsidP="009A4C94">
      <w:pPr>
        <w:rPr>
          <w:rFonts w:cstheme="minorHAnsi"/>
          <w:szCs w:val="24"/>
        </w:rPr>
      </w:pPr>
      <w:r w:rsidRPr="009A4C94">
        <w:rPr>
          <w:rFonts w:cstheme="minorHAnsi"/>
          <w:szCs w:val="24"/>
        </w:rPr>
        <w:t xml:space="preserve">One common hurdle when classifying small entities is that there are often multiple objects in a single image that need to be classified individually. The standard way of overcoming this is by </w:t>
      </w:r>
      <w:r w:rsidRPr="009A4C94">
        <w:rPr>
          <w:rFonts w:cstheme="minorHAnsi"/>
          <w:szCs w:val="24"/>
        </w:rPr>
        <w:lastRenderedPageBreak/>
        <w:t>either taking individual images of samples or to perform object detection in an image and then break up a single image into multiple small images that each can be classified</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"/>
          <w:id w:val="-512459562"/>
          <w:placeholder>
            <w:docPart w:val="2B39D1AF0AFD49DAA6D31625482758B4"/>
          </w:placeholder>
        </w:sdtPr>
        <w:sdtContent>
          <w:r w:rsidRPr="009A4C94">
            <w:rPr>
              <w:rFonts w:cstheme="minorHAnsi"/>
              <w:color w:val="000000"/>
              <w:szCs w:val="24"/>
              <w:shd w:val="clear" w:color="auto" w:fill="FFFFFF"/>
            </w:rPr>
            <w:t>(Zou et al., 2019)</w:t>
          </w:r>
        </w:sdtContent>
      </w:sdt>
      <w:r w:rsidRPr="009A4C94">
        <w:rPr>
          <w:rFonts w:cstheme="minorHAnsi"/>
          <w:szCs w:val="24"/>
        </w:rPr>
        <w:t xml:space="preserve">. Object detection itself is also a form of image classification or more specifically pixel classification. The purpose of object detection is to identify the pixels in an image that belong to a specific entity. </w:t>
      </w:r>
      <w:commentRangeStart w:id="3"/>
      <w:r w:rsidRPr="009A4C94">
        <w:rPr>
          <w:rFonts w:cstheme="minorHAnsi"/>
          <w:szCs w:val="24"/>
        </w:rPr>
        <w:t>Examples may include non-neural network-based methods, such as Histogram of Oriented Gradients (HOG) feature description, or a neural network-based, such as in the case of the You Only Look Once (YOLO) algorithm</w:t>
      </w:r>
      <w:sdt>
        <w:sdtPr>
          <w:rPr>
            <w:rFonts w:cstheme="minorHAnsi"/>
            <w:color w:val="000000"/>
            <w:szCs w:val="24"/>
          </w:rPr>
          <w:tag w:val="MENDELEY_CITATION_v3_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"/>
          <w:id w:val="1192576231"/>
          <w:placeholder>
            <w:docPart w:val="6D52AB86B9EC4142B8A68730D1C5D100"/>
          </w:placeholder>
        </w:sdtPr>
        <w:sdtContent>
          <w:r w:rsidRPr="009A4C94">
            <w:rPr>
              <w:rFonts w:cstheme="minorHAnsi"/>
              <w:color w:val="000000"/>
              <w:szCs w:val="24"/>
            </w:rPr>
            <w:t>(</w:t>
          </w:r>
          <w:proofErr w:type="spellStart"/>
          <w:r w:rsidRPr="009A4C94">
            <w:rPr>
              <w:rFonts w:cstheme="minorHAnsi"/>
              <w:color w:val="000000"/>
              <w:szCs w:val="24"/>
            </w:rPr>
            <w:t>Dalal</w:t>
          </w:r>
          <w:proofErr w:type="spellEnd"/>
          <w:r w:rsidRPr="009A4C94">
            <w:rPr>
              <w:rFonts w:cstheme="minorHAnsi"/>
              <w:color w:val="000000"/>
              <w:szCs w:val="24"/>
            </w:rPr>
            <w:t xml:space="preserve"> et al., 2005; Redmon et al., 2015)</w:t>
          </w:r>
        </w:sdtContent>
      </w:sdt>
      <w:r w:rsidRPr="009A4C94">
        <w:rPr>
          <w:rFonts w:cstheme="minorHAnsi"/>
          <w:szCs w:val="24"/>
        </w:rPr>
        <w:t>.  One thing that is vital when using these automated object detection methods is that the noise in the background of the image, the complexity, and size of the objects all contribute to the efficacy of the algorithm being used</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KEh1ICYjMzg7IFJhbWFuYW4sIDIwMTcpIiwibWFudWFsT3ZlcnJpZGVUZXh0IjoiIn0sImNpdGF0aW9uSXRlbXMiOlt7ImlkIjoiMTAyZDA5NTQtY2EwYy0zYzkzLTliMDctYzJjODIzMzc4NTM3IiwiaXRlbURhdGEiOnsidHlwZSI6ImFydGljbGUtam91cm5hbCIsImlkIjoiMTAyZDA5NTQtY2EwYy0zYzkzLTliMDctYzJjODIzMzc4NTM3IiwidGl0bGUiOiJGaW5kaW5nIHRpbnkgZmFjZXMiLCJncm91cElkIjoiYmI2NTQ5OTEtMjg2YS0zNTdiLTlhYTktYjRjMmNiYmFmN2RmIiwiYXV0aG9yIjpbeyJmYW1pbHkiOiJIdSIsImdpdmVuIjoiUGVpeXVu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"/>
          <w:id w:val="-994099753"/>
          <w:placeholder>
            <w:docPart w:val="880AB45373DC4970B048A8C1B5F2273C"/>
          </w:placeholder>
        </w:sdtPr>
        <w:sdtContent>
          <w:r w:rsidRPr="009A4C94">
            <w:rPr>
              <w:rFonts w:eastAsia="Times New Roman" w:cstheme="minorHAnsi"/>
              <w:szCs w:val="24"/>
            </w:rPr>
            <w:t>(Hu &amp; Ramanan, 2017)</w:t>
          </w:r>
        </w:sdtContent>
      </w:sdt>
      <w:commentRangeEnd w:id="3"/>
      <w:r w:rsidRPr="009A4C94">
        <w:rPr>
          <w:rStyle w:val="CommentReference"/>
          <w:rFonts w:cstheme="minorHAnsi"/>
          <w:sz w:val="24"/>
          <w:szCs w:val="24"/>
        </w:rPr>
        <w:commentReference w:id="3"/>
      </w:r>
      <w:r w:rsidRPr="009A4C94">
        <w:rPr>
          <w:rFonts w:cstheme="minorHAnsi"/>
          <w:szCs w:val="24"/>
        </w:rPr>
        <w:t xml:space="preserve">. </w:t>
      </w:r>
    </w:p>
    <w:p w14:paraId="62CB7C35" w14:textId="2EDD46EF" w:rsidR="009A4C94" w:rsidRPr="009A4C94" w:rsidRDefault="009A4C94" w:rsidP="009A4C94">
      <w:pPr>
        <w:rPr>
          <w:rFonts w:cstheme="minorHAnsi"/>
          <w:szCs w:val="24"/>
        </w:rPr>
      </w:pPr>
      <w:r w:rsidRPr="009A4C94">
        <w:rPr>
          <w:rFonts w:cstheme="minorHAnsi"/>
          <w:szCs w:val="24"/>
        </w:rPr>
        <w:t xml:space="preserve">A commonly mentioned criticism of deep learning is that the operations of the system are not </w:t>
      </w:r>
      <w:commentRangeStart w:id="4"/>
      <w:r w:rsidRPr="009A4C94">
        <w:rPr>
          <w:rFonts w:cstheme="minorHAnsi"/>
          <w:szCs w:val="24"/>
        </w:rPr>
        <w:t>certain</w:t>
      </w:r>
      <w:commentRangeEnd w:id="4"/>
      <w:r w:rsidRPr="009A4C94">
        <w:rPr>
          <w:rStyle w:val="CommentReference"/>
          <w:rFonts w:cstheme="minorHAnsi"/>
          <w:sz w:val="24"/>
          <w:szCs w:val="24"/>
        </w:rPr>
        <w:commentReference w:id="4"/>
      </w:r>
      <w:r w:rsidRPr="009A4C94">
        <w:rPr>
          <w:rFonts w:cstheme="minorHAnsi"/>
          <w:szCs w:val="24"/>
        </w:rPr>
        <w:t xml:space="preserve"> to the user.  This has led to a rising interest in the field of explainable artificial intelligence (XAI)</w:t>
      </w:r>
      <w:sdt>
        <w:sdtPr>
          <w:rPr>
            <w:rFonts w:cstheme="minorHAnsi"/>
            <w:color w:val="000000"/>
            <w:szCs w:val="24"/>
          </w:rPr>
          <w:tag w:val="MENDELEY_CITATION_v3_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"/>
          <w:id w:val="1383370802"/>
          <w:placeholder>
            <w:docPart w:val="6D52AB86B9EC4142B8A68730D1C5D100"/>
          </w:placeholder>
        </w:sdtPr>
        <w:sdtContent>
          <w:r w:rsidRPr="009A4C94">
            <w:rPr>
              <w:rFonts w:cstheme="minorHAnsi"/>
              <w:color w:val="000000"/>
              <w:szCs w:val="24"/>
            </w:rPr>
            <w:t>(</w:t>
          </w:r>
          <w:proofErr w:type="spellStart"/>
          <w:r w:rsidRPr="009A4C94">
            <w:rPr>
              <w:rFonts w:cstheme="minorHAnsi"/>
              <w:color w:val="000000"/>
              <w:szCs w:val="24"/>
            </w:rPr>
            <w:t>Linardatos</w:t>
          </w:r>
          <w:proofErr w:type="spellEnd"/>
          <w:r w:rsidRPr="009A4C94">
            <w:rPr>
              <w:rFonts w:cstheme="minorHAnsi"/>
              <w:color w:val="000000"/>
              <w:szCs w:val="24"/>
            </w:rPr>
            <w:t xml:space="preserve"> et al., 2020; </w:t>
          </w:r>
          <w:proofErr w:type="spellStart"/>
          <w:r w:rsidRPr="009A4C94">
            <w:rPr>
              <w:rFonts w:cstheme="minorHAnsi"/>
              <w:color w:val="000000"/>
              <w:szCs w:val="24"/>
            </w:rPr>
            <w:t>Samek</w:t>
          </w:r>
          <w:proofErr w:type="spellEnd"/>
          <w:r w:rsidRPr="009A4C94">
            <w:rPr>
              <w:rFonts w:cstheme="minorHAnsi"/>
              <w:color w:val="000000"/>
              <w:szCs w:val="24"/>
            </w:rPr>
            <w:t xml:space="preserve"> et al., n.d.)</w:t>
          </w:r>
        </w:sdtContent>
      </w:sdt>
      <w:r w:rsidRPr="009A4C94">
        <w:rPr>
          <w:rFonts w:cstheme="minorHAnsi"/>
          <w:szCs w:val="24"/>
        </w:rPr>
        <w:t>. This field is concerned with the ways in which machine learning models are interpreted. For computer vision tasks using deep learning models</w:t>
      </w:r>
      <w:ins w:id="5" w:author="Klarenberg,Geraldine" w:date="2022-11-17T20:18:00Z">
        <w:r w:rsidRPr="009A4C94">
          <w:rPr>
            <w:rFonts w:cstheme="minorHAnsi"/>
            <w:szCs w:val="24"/>
          </w:rPr>
          <w:t>,</w:t>
        </w:r>
      </w:ins>
      <w:r w:rsidRPr="009A4C94">
        <w:rPr>
          <w:rFonts w:cstheme="minorHAnsi"/>
          <w:szCs w:val="24"/>
        </w:rPr>
        <w:t xml:space="preserve"> XAI is often implemented by identifying the most important pixels in an image to the model in use</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"/>
          <w:id w:val="-494804462"/>
          <w:placeholder>
            <w:docPart w:val="894F53BC76254DF0A05C79977B7EF8EF"/>
          </w:placeholder>
        </w:sdtPr>
        <w:sdtContent>
          <w:r w:rsidRPr="009A4C94">
            <w:rPr>
              <w:rFonts w:cstheme="minorHAnsi"/>
              <w:color w:val="000000"/>
              <w:szCs w:val="24"/>
              <w:shd w:val="clear" w:color="auto" w:fill="FFFFFF"/>
            </w:rPr>
            <w:t>(</w:t>
          </w:r>
          <w:proofErr w:type="spellStart"/>
          <w:r w:rsidRPr="009A4C94">
            <w:rPr>
              <w:rFonts w:cstheme="minorHAnsi"/>
              <w:color w:val="000000"/>
              <w:szCs w:val="24"/>
              <w:shd w:val="clear" w:color="auto" w:fill="FFFFFF"/>
            </w:rPr>
            <w:t>Vermeire</w:t>
          </w:r>
          <w:proofErr w:type="spellEnd"/>
          <w:r w:rsidRPr="009A4C94">
            <w:rPr>
              <w:rFonts w:cstheme="minorHAnsi"/>
              <w:color w:val="000000"/>
              <w:szCs w:val="24"/>
              <w:shd w:val="clear" w:color="auto" w:fill="FFFFFF"/>
            </w:rPr>
            <w:t xml:space="preserve"> et al., 2022)</w:t>
          </w:r>
        </w:sdtContent>
      </w:sdt>
      <w:r w:rsidRPr="009A4C94">
        <w:rPr>
          <w:rFonts w:cstheme="minorHAnsi"/>
          <w:szCs w:val="24"/>
        </w:rPr>
        <w:t>.  There are many different tools in which to do this, but most tools make use of the trained parameters of a network and some defined input image to identify the pixels that are most critical to the model’s outcome</w:t>
      </w:r>
      <w:sdt>
        <w:sdtPr>
          <w:rPr>
            <w:rFonts w:cstheme="minorHAnsi"/>
            <w:color w:val="000000"/>
            <w:szCs w:val="24"/>
          </w:rPr>
          <w:tag w:val="MENDELEY_CITATION_v3_eyJjaXRhdGlvbklEIjoiTUVOREVMRVlfQ0lUQVRJT05fMDY3ZWI4NDktZWM0Yy00Mzk2LTlmYTktYTQ2YjkyNTY3NzdjIiwicHJvcGVydGllcyI6eyJub3RlSW5kZXgiOjB9LCJpc0VkaXRlZCI6ZmFsc2UsIm1hbnVhbE92ZXJyaWRlIjp7ImlzTWFudWFsbHlPdmVycmlkZGVuIjpmYWxzZSwiY2l0ZXByb2NUZXh0IjoiKExpbmFyZGF0b3MgZXQgYWwuLCAyMDIwKS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
          <w:id w:val="-877932574"/>
          <w:placeholder>
            <w:docPart w:val="6D52AB86B9EC4142B8A68730D1C5D100"/>
          </w:placeholder>
        </w:sdtPr>
        <w:sdtContent>
          <w:r w:rsidRPr="009A4C94">
            <w:rPr>
              <w:rFonts w:cstheme="minorHAnsi"/>
              <w:color w:val="000000"/>
              <w:szCs w:val="24"/>
            </w:rPr>
            <w:t>(</w:t>
          </w:r>
          <w:proofErr w:type="spellStart"/>
          <w:r w:rsidRPr="009A4C94">
            <w:rPr>
              <w:rFonts w:cstheme="minorHAnsi"/>
              <w:color w:val="000000"/>
              <w:szCs w:val="24"/>
            </w:rPr>
            <w:t>Linardatos</w:t>
          </w:r>
          <w:proofErr w:type="spellEnd"/>
          <w:r w:rsidRPr="009A4C94">
            <w:rPr>
              <w:rFonts w:cstheme="minorHAnsi"/>
              <w:color w:val="000000"/>
              <w:szCs w:val="24"/>
            </w:rPr>
            <w:t xml:space="preserve"> et al., 2020)</w:t>
          </w:r>
        </w:sdtContent>
      </w:sdt>
      <w:r w:rsidRPr="009A4C94">
        <w:rPr>
          <w:rFonts w:cstheme="minorHAnsi"/>
          <w:szCs w:val="24"/>
        </w:rPr>
        <w:t xml:space="preserve">. These pixels can then be visualized, analyzed, and reviewed to understand the model. By highlighting the features or pixels on a model image it is possible to gain insight into the biases about the training data and the model. </w:t>
      </w:r>
      <w:commentRangeStart w:id="6"/>
      <w:r w:rsidRPr="009A4C94">
        <w:rPr>
          <w:rFonts w:cstheme="minorHAnsi"/>
          <w:szCs w:val="24"/>
        </w:rPr>
        <w:t xml:space="preserve">This way the “black box” element of deep neural networks can be reduced. </w:t>
      </w:r>
      <w:commentRangeEnd w:id="6"/>
      <w:r w:rsidRPr="009A4C94">
        <w:rPr>
          <w:rStyle w:val="CommentReference"/>
          <w:rFonts w:cstheme="minorHAnsi"/>
          <w:sz w:val="24"/>
          <w:szCs w:val="24"/>
        </w:rPr>
        <w:commentReference w:id="6"/>
      </w:r>
    </w:p>
    <w:p w14:paraId="56B9E03E" w14:textId="09A850CB" w:rsidR="007C13F1" w:rsidRDefault="007C13F1" w:rsidP="007C13F1">
      <w:pPr>
        <w:pStyle w:val="Heading1"/>
        <w:rPr>
          <w:shd w:val="clear" w:color="auto" w:fill="FFFFFF"/>
        </w:rPr>
      </w:pPr>
      <w:r>
        <w:rPr>
          <w:shd w:val="clear" w:color="auto" w:fill="FFFFFF"/>
        </w:rPr>
        <w:t>Research Design</w:t>
      </w:r>
    </w:p>
    <w:p w14:paraId="1930415B" w14:textId="6B481014" w:rsidR="00040E0C" w:rsidRDefault="00040E0C" w:rsidP="00040E0C"/>
    <w:p w14:paraId="469DCF2B" w14:textId="08D0D443" w:rsidR="00040E0C" w:rsidRDefault="00040E0C" w:rsidP="00040E0C">
      <w:r w:rsidRPr="00040E0C">
        <w:drawing>
          <wp:inline distT="0" distB="0" distL="0" distR="0" wp14:anchorId="1E30BF03" wp14:editId="1CB396FB">
            <wp:extent cx="5943600" cy="1244600"/>
            <wp:effectExtent l="0" t="0" r="0" b="0"/>
            <wp:docPr id="41" name="Content Placeholder 12">
              <a:extLst xmlns:a="http://schemas.openxmlformats.org/drawingml/2006/main">
                <a:ext uri="{FF2B5EF4-FFF2-40B4-BE49-F238E27FC236}">
                  <a16:creationId xmlns:a16="http://schemas.microsoft.com/office/drawing/2014/main" id="{29DBF8D6-2A6E-A301-BE41-CB9F9E821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ontent Placeholder 12">
                      <a:extLst>
                        <a:ext uri="{FF2B5EF4-FFF2-40B4-BE49-F238E27FC236}">
                          <a16:creationId xmlns:a16="http://schemas.microsoft.com/office/drawing/2014/main" id="{29DBF8D6-2A6E-A301-BE41-CB9F9E821DE7}"/>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943600" cy="1244600"/>
                    </a:xfrm>
                    <a:prstGeom prst="rect">
                      <a:avLst/>
                    </a:prstGeom>
                  </pic:spPr>
                </pic:pic>
              </a:graphicData>
            </a:graphic>
          </wp:inline>
        </w:drawing>
      </w:r>
    </w:p>
    <w:p w14:paraId="4E6BBFCB" w14:textId="02F28D28" w:rsidR="00040E0C" w:rsidRDefault="00040E0C" w:rsidP="00040E0C">
      <w:r w:rsidRPr="00040E0C">
        <w:drawing>
          <wp:inline distT="0" distB="0" distL="0" distR="0" wp14:anchorId="7B1FF24E" wp14:editId="125B0B23">
            <wp:extent cx="5943600" cy="1739265"/>
            <wp:effectExtent l="0" t="0" r="0" b="0"/>
            <wp:docPr id="42" name="Content Placeholder 6" descr="Chart, timeline">
              <a:extLst xmlns:a="http://schemas.openxmlformats.org/drawingml/2006/main">
                <a:ext uri="{FF2B5EF4-FFF2-40B4-BE49-F238E27FC236}">
                  <a16:creationId xmlns:a16="http://schemas.microsoft.com/office/drawing/2014/main" id="{99383FD7-74C0-62C9-2797-35C37B4C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ontent Placeholder 6" descr="Chart, timeline">
                      <a:extLst>
                        <a:ext uri="{FF2B5EF4-FFF2-40B4-BE49-F238E27FC236}">
                          <a16:creationId xmlns:a16="http://schemas.microsoft.com/office/drawing/2014/main" id="{99383FD7-74C0-62C9-2797-35C37B4C264A}"/>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1739265"/>
                    </a:xfrm>
                    <a:prstGeom prst="rect">
                      <a:avLst/>
                    </a:prstGeom>
                  </pic:spPr>
                </pic:pic>
              </a:graphicData>
            </a:graphic>
          </wp:inline>
        </w:drawing>
      </w:r>
    </w:p>
    <w:p w14:paraId="2E1DFBB8" w14:textId="014DB0F7" w:rsidR="00040E0C" w:rsidRPr="00040E0C" w:rsidRDefault="00040E0C" w:rsidP="00040E0C">
      <w:r w:rsidRPr="00040E0C">
        <w:lastRenderedPageBreak/>
        <w:drawing>
          <wp:inline distT="0" distB="0" distL="0" distR="0" wp14:anchorId="1C8A9C59" wp14:editId="133BDEFF">
            <wp:extent cx="5943600" cy="2218055"/>
            <wp:effectExtent l="0" t="0" r="0" b="0"/>
            <wp:docPr id="43" name="Content Placeholder 5" descr="Diagram">
              <a:extLst xmlns:a="http://schemas.openxmlformats.org/drawingml/2006/main">
                <a:ext uri="{FF2B5EF4-FFF2-40B4-BE49-F238E27FC236}">
                  <a16:creationId xmlns:a16="http://schemas.microsoft.com/office/drawing/2014/main" id="{55F7B2DC-12CB-BA09-6D2F-96CEB3C80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ntent Placeholder 5" descr="Diagram">
                      <a:extLst>
                        <a:ext uri="{FF2B5EF4-FFF2-40B4-BE49-F238E27FC236}">
                          <a16:creationId xmlns:a16="http://schemas.microsoft.com/office/drawing/2014/main" id="{55F7B2DC-12CB-BA09-6D2F-96CEB3C80668}"/>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inline>
        </w:drawing>
      </w:r>
    </w:p>
    <w:p w14:paraId="7C41F8F9" w14:textId="287CD4DC" w:rsidR="00A413CF" w:rsidRPr="00A413CF" w:rsidRDefault="00A413CF" w:rsidP="007D3B07">
      <w:r w:rsidRPr="00A413CF">
        <w:t xml:space="preserve">Data Collection </w:t>
      </w:r>
    </w:p>
    <w:p w14:paraId="09F96F7B" w14:textId="77777777" w:rsidR="00A413CF" w:rsidRDefault="00A413CF" w:rsidP="007D3B07">
      <w:r>
        <w:t>The main aim and output of the project is to through established machine learning methods train a model that can classify various bark beetle species from images. An additional output of the project is to generate a database of images to enrich the current collection of bark beetle samples.</w:t>
      </w:r>
    </w:p>
    <w:p w14:paraId="41368173" w14:textId="77777777" w:rsidR="00A413CF" w:rsidRDefault="00A413CF" w:rsidP="007D3B07">
      <w:r>
        <w:t xml:space="preserve">The images used to train the models and do experiments with will be generated in the Forest Entomology lab at the University of Florida using high resolution cameras. The initial images will be stored and backed up in their RAW format.  During experimentation and model testing the images will be processed into JPEG and PNG formats. These processed images will be stored alongside the RAW images. The generated models will be stored as serialized objects alongside the Python code to interpret and use them. </w:t>
      </w:r>
    </w:p>
    <w:p w14:paraId="6310E25B" w14:textId="77777777" w:rsidR="00A413CF" w:rsidRDefault="00A413CF" w:rsidP="007D3B07">
      <w:r>
        <w:t>We have reviewed existing datasets and are generating our own data specifically to enrich the current collection of samples and to produce images of a sufficient resolution. However, the model will be tested using images from an existing (https://barkbeetles.info/) database in collaboration with the owners of the database. These images will only be stored temporarily for the duration of the testing period. Identification of the images used during testing will be recorded and stored with instructions of where they be obtained.</w:t>
      </w:r>
    </w:p>
    <w:p w14:paraId="19C8A523" w14:textId="77777777" w:rsidR="00A413CF" w:rsidRDefault="00A413CF" w:rsidP="007D3B07">
      <w:r>
        <w:t xml:space="preserve">All data will be stored with descriptive guides containing the metadata of where, </w:t>
      </w:r>
      <w:proofErr w:type="gramStart"/>
      <w:r>
        <w:t>when</w:t>
      </w:r>
      <w:proofErr w:type="gramEnd"/>
      <w:r>
        <w:t xml:space="preserve"> and how the data was obtained. Additionally, these guides will indicate how the data was processed and used. The metadata automatically generated during the capturing of images will be stored in a table in CSV format alongside the names of the images. </w:t>
      </w:r>
    </w:p>
    <w:p w14:paraId="4173EEA8" w14:textId="77777777" w:rsidR="00A413CF" w:rsidRPr="00A413CF" w:rsidRDefault="00A413CF" w:rsidP="007D3B07">
      <w:r w:rsidRPr="00A413CF">
        <w:t>Ethics</w:t>
      </w:r>
    </w:p>
    <w:p w14:paraId="17976CB0" w14:textId="77777777" w:rsidR="00A413CF" w:rsidRDefault="00A413CF" w:rsidP="007D3B07">
      <w:r>
        <w:t xml:space="preserve">The data generated and processed in this study do not carry significant ethical weight. The images will remain the intellectual property of the lab until publication. The data will be made available to other researchers on </w:t>
      </w:r>
      <w:proofErr w:type="spellStart"/>
      <w:r>
        <w:t>BioImage</w:t>
      </w:r>
      <w:proofErr w:type="spellEnd"/>
      <w:r>
        <w:t xml:space="preserve"> Archive when the study is published. </w:t>
      </w:r>
    </w:p>
    <w:p w14:paraId="2731649F" w14:textId="77777777" w:rsidR="00A413CF" w:rsidRPr="00A413CF" w:rsidRDefault="00A413CF" w:rsidP="007D3B07">
      <w:r w:rsidRPr="00A413CF">
        <w:lastRenderedPageBreak/>
        <w:t>Storage and backup</w:t>
      </w:r>
    </w:p>
    <w:p w14:paraId="2CEDE295" w14:textId="77777777" w:rsidR="00A413CF" w:rsidRDefault="00A413CF" w:rsidP="007D3B07">
      <w:r>
        <w:t xml:space="preserve">The metadata, code and guides on the data will be stored as a private repository on </w:t>
      </w:r>
      <w:proofErr w:type="spellStart"/>
      <w:r>
        <w:t>Github</w:t>
      </w:r>
      <w:proofErr w:type="spellEnd"/>
      <w:r>
        <w:t xml:space="preserve"> alongside the models and the code which will be written in Python. This repository will be updated whenever new data is generated, or code is changed. The repository will be made public after publication of the study. The </w:t>
      </w:r>
      <w:proofErr w:type="spellStart"/>
      <w:r>
        <w:t>Github</w:t>
      </w:r>
      <w:proofErr w:type="spellEnd"/>
      <w:r>
        <w:t xml:space="preserve"> repository will be the main backup and storage of the metadata and code. Additional copies will exist on two machines. One in the Forest Entomology lab on the University of Florida campus. Another will be on my (Christopher Marais) personal laptop.</w:t>
      </w:r>
    </w:p>
    <w:p w14:paraId="3D1A3829" w14:textId="77777777" w:rsidR="00A413CF" w:rsidRDefault="00A413CF" w:rsidP="007D3B07">
      <w:r>
        <w:t>The images in their RAW format will mainly be stored and backed up on OneDrive and on the Forest Entomology lab server with another backup on an external hard drive. Additional copies will exist on my laptop and on the high-performance server at the University of Florida (</w:t>
      </w:r>
      <w:proofErr w:type="spellStart"/>
      <w:r>
        <w:t>HiperGator</w:t>
      </w:r>
      <w:proofErr w:type="spellEnd"/>
      <w:r>
        <w:t xml:space="preserve">). The backups on the lab server and OneDrive will be updated whenever new images are added. The external hard drive will be updated weekly and the copies on the </w:t>
      </w:r>
      <w:proofErr w:type="spellStart"/>
      <w:r>
        <w:t>HiperGator</w:t>
      </w:r>
      <w:proofErr w:type="spellEnd"/>
      <w:r>
        <w:t xml:space="preserve"> will be updated as required for processing. </w:t>
      </w:r>
    </w:p>
    <w:p w14:paraId="31E9420E" w14:textId="77777777" w:rsidR="00A413CF" w:rsidRPr="00A413CF" w:rsidRDefault="00A413CF" w:rsidP="007D3B07">
      <w:r w:rsidRPr="00A413CF">
        <w:t>Selection and preservation</w:t>
      </w:r>
    </w:p>
    <w:p w14:paraId="5C97DFA9" w14:textId="77777777" w:rsidR="00A413CF" w:rsidRDefault="00A413CF" w:rsidP="007D3B07">
      <w:r>
        <w:t xml:space="preserve">All images in their RAW format, code, and models will be stored long-term. Any processed images will be stored short to medium term and </w:t>
      </w:r>
      <w:proofErr w:type="spellStart"/>
      <w:r>
        <w:t>relaced</w:t>
      </w:r>
      <w:proofErr w:type="spellEnd"/>
      <w:r>
        <w:t xml:space="preserve"> with guides on how to process the images for long term storage. All data on any personal computers or the </w:t>
      </w:r>
      <w:proofErr w:type="spellStart"/>
      <w:r>
        <w:t>HiperGator</w:t>
      </w:r>
      <w:proofErr w:type="spellEnd"/>
      <w:r>
        <w:t xml:space="preserve"> will be removed after the study is complete. </w:t>
      </w:r>
    </w:p>
    <w:p w14:paraId="496C48A9" w14:textId="77777777" w:rsidR="00A413CF" w:rsidRPr="00A413CF" w:rsidRDefault="00A413CF" w:rsidP="007D3B07">
      <w:r w:rsidRPr="00A413CF">
        <w:t>Data sharing</w:t>
      </w:r>
    </w:p>
    <w:p w14:paraId="5A2C554F" w14:textId="77777777" w:rsidR="00A413CF" w:rsidRDefault="00A413CF" w:rsidP="007D3B07">
      <w:r>
        <w:t xml:space="preserve">All data collected in this project will be held private to the Forest Entomology lab until publication of the study whereafter it will be made publicly available through GitHub and </w:t>
      </w:r>
      <w:proofErr w:type="spellStart"/>
      <w:r>
        <w:t>BioImage</w:t>
      </w:r>
      <w:proofErr w:type="spellEnd"/>
      <w:r>
        <w:t xml:space="preserve"> Archive. All documentation for how to access the data and the publication will be made available on GitHub. The GitHub repository will also be referenced if the study is published. </w:t>
      </w:r>
    </w:p>
    <w:p w14:paraId="71D19056" w14:textId="77777777" w:rsidR="00A413CF" w:rsidRPr="00A413CF" w:rsidRDefault="00A413CF" w:rsidP="007D3B07">
      <w:r w:rsidRPr="00A413CF">
        <w:t>Responsibilities and resources</w:t>
      </w:r>
    </w:p>
    <w:p w14:paraId="2740209E" w14:textId="0F9B2EE1" w:rsidR="007C13F1" w:rsidRDefault="00A413CF" w:rsidP="007D3B07">
      <w:r>
        <w:t xml:space="preserve">All responsibilities regarding the maintenance, creation and management of the data created in this study will be mine (Christopher Marais) for the duration of the study. After the completion of the study all data management responsibilities will be passed on to my supervisor (Dr Jiri </w:t>
      </w:r>
      <w:proofErr w:type="spellStart"/>
      <w:r>
        <w:t>Hulcr</w:t>
      </w:r>
      <w:proofErr w:type="spellEnd"/>
      <w:r>
        <w:t xml:space="preserve">).  </w:t>
      </w:r>
    </w:p>
    <w:p w14:paraId="1DBD349F" w14:textId="64F8C730" w:rsidR="007C13F1" w:rsidRDefault="007C13F1" w:rsidP="007C13F1">
      <w:pPr>
        <w:pStyle w:val="Heading1"/>
      </w:pPr>
      <w:r>
        <w:t>Conclusion</w:t>
      </w:r>
    </w:p>
    <w:p w14:paraId="59572FE6" w14:textId="77777777" w:rsidR="00446BE8" w:rsidRPr="00A95666" w:rsidRDefault="00446BE8" w:rsidP="00446BE8">
      <w:pPr>
        <w:rPr>
          <w:rFonts w:cstheme="minorHAnsi"/>
          <w:color w:val="202124"/>
          <w:spacing w:val="2"/>
          <w:szCs w:val="24"/>
          <w:shd w:val="clear" w:color="auto" w:fill="FFFFFF"/>
        </w:rPr>
      </w:pPr>
      <w:r>
        <w:rPr>
          <w:rFonts w:cstheme="minorHAnsi"/>
          <w:color w:val="202124"/>
          <w:spacing w:val="2"/>
          <w:szCs w:val="24"/>
          <w:shd w:val="clear" w:color="auto" w:fill="FFFFFF"/>
        </w:rPr>
        <w:t>T</w:t>
      </w:r>
      <w:r w:rsidRPr="009A4C94">
        <w:rPr>
          <w:rFonts w:cstheme="minorHAnsi"/>
          <w:color w:val="202124"/>
          <w:spacing w:val="2"/>
          <w:szCs w:val="24"/>
          <w:shd w:val="clear" w:color="auto" w:fill="FFFFFF"/>
        </w:rPr>
        <w:t xml:space="preserve">his research may provide clues into which features are the most informative for distinguishing between beetle species. It will provide insights into which beetles are the most difficult to distinguish from one another, be it for a lack of data, or for a lack of visual variation between species. </w:t>
      </w:r>
      <w:r>
        <w:rPr>
          <w:rFonts w:cstheme="minorHAnsi"/>
          <w:color w:val="202124"/>
          <w:spacing w:val="2"/>
          <w:szCs w:val="24"/>
          <w:shd w:val="clear" w:color="auto" w:fill="FFFFFF"/>
        </w:rPr>
        <w:t xml:space="preserve">This information may contribute to the field of bark beetle classification in general in </w:t>
      </w:r>
      <w:r>
        <w:rPr>
          <w:rFonts w:cstheme="minorHAnsi"/>
          <w:color w:val="202124"/>
          <w:spacing w:val="2"/>
          <w:szCs w:val="24"/>
          <w:shd w:val="clear" w:color="auto" w:fill="FFFFFF"/>
        </w:rPr>
        <w:lastRenderedPageBreak/>
        <w:t xml:space="preserve">addition to the benefits that can be gained by improving </w:t>
      </w:r>
      <w:r w:rsidRPr="0061299A">
        <w:rPr>
          <w:shd w:val="clear" w:color="auto" w:fill="FFFFFF"/>
        </w:rPr>
        <w:t>detection and rapid response</w:t>
      </w:r>
      <w:r>
        <w:rPr>
          <w:shd w:val="clear" w:color="auto" w:fill="FFFFFF"/>
        </w:rPr>
        <w:t xml:space="preserve"> to bark beetle infestations.</w:t>
      </w:r>
    </w:p>
    <w:p w14:paraId="36FE6AE2" w14:textId="36013CC6" w:rsidR="00446BE8" w:rsidRDefault="00446BE8" w:rsidP="00446BE8">
      <w:pPr>
        <w:pStyle w:val="ListParagraph"/>
        <w:numPr>
          <w:ilvl w:val="0"/>
          <w:numId w:val="2"/>
        </w:numPr>
      </w:pPr>
      <w:r>
        <w:t>Contribute to bark beetle classification by identifying features</w:t>
      </w:r>
    </w:p>
    <w:p w14:paraId="103D93DB" w14:textId="24D6F138" w:rsidR="00446BE8" w:rsidRDefault="00446BE8" w:rsidP="00446BE8">
      <w:pPr>
        <w:pStyle w:val="ListParagraph"/>
        <w:numPr>
          <w:ilvl w:val="0"/>
          <w:numId w:val="2"/>
        </w:numPr>
      </w:pPr>
      <w:r>
        <w:t>Contribute to USDA for improving bottleneck</w:t>
      </w:r>
    </w:p>
    <w:p w14:paraId="64F0C64F" w14:textId="53075D69" w:rsidR="00446BE8" w:rsidRPr="00446BE8" w:rsidRDefault="00446BE8" w:rsidP="00446BE8">
      <w:pPr>
        <w:pStyle w:val="ListParagraph"/>
        <w:numPr>
          <w:ilvl w:val="0"/>
          <w:numId w:val="2"/>
        </w:numPr>
      </w:pPr>
      <w:r>
        <w:t>Contribute to machine learning as a case study of which contexts certain techniques are useful</w:t>
      </w:r>
    </w:p>
    <w:p w14:paraId="3AC51924" w14:textId="77777777" w:rsidR="007C13F1" w:rsidRPr="007C13F1" w:rsidRDefault="007C13F1" w:rsidP="007C13F1"/>
    <w:p w14:paraId="41EC6601" w14:textId="1B068874" w:rsidR="00BF0ACC" w:rsidRPr="00BF0ACC" w:rsidRDefault="00BF0ACC" w:rsidP="00BF0ACC">
      <w:pPr>
        <w:pStyle w:val="ListParagraph"/>
        <w:numPr>
          <w:ilvl w:val="0"/>
          <w:numId w:val="2"/>
        </w:numPr>
        <w:rPr>
          <w:color w:val="FF0000"/>
        </w:rPr>
      </w:pPr>
      <w:r w:rsidRPr="00BF0ACC">
        <w:rPr>
          <w:color w:val="FF0000"/>
        </w:rPr>
        <w:t>Look at feedback on other assignments and adjust content to that.</w:t>
      </w:r>
    </w:p>
    <w:p w14:paraId="2525ECB6" w14:textId="77777777" w:rsidR="002E4623" w:rsidRPr="002E4623" w:rsidRDefault="002E4623" w:rsidP="002E4623">
      <w:pPr>
        <w:pStyle w:val="ListParagraph"/>
        <w:numPr>
          <w:ilvl w:val="0"/>
          <w:numId w:val="2"/>
        </w:numPr>
        <w:rPr>
          <w:rFonts w:ascii="Helvetica" w:hAnsi="Helvetica" w:cs="Helvetica"/>
          <w:color w:val="FF0000"/>
          <w:shd w:val="clear" w:color="auto" w:fill="FFFFFF"/>
        </w:rPr>
      </w:pPr>
      <w:r w:rsidRPr="002E4623">
        <w:rPr>
          <w:rFonts w:ascii="Helvetica" w:hAnsi="Helvetica" w:cs="Helvetica"/>
          <w:color w:val="FF0000"/>
          <w:shd w:val="clear" w:color="auto" w:fill="FFFFFF"/>
        </w:rPr>
        <w:t>Adjust layout according to the following:</w:t>
      </w:r>
    </w:p>
    <w:p w14:paraId="055B9313" w14:textId="33AFD3ED" w:rsidR="002E4623" w:rsidRPr="002E4623" w:rsidRDefault="002E4623" w:rsidP="002E4623">
      <w:pPr>
        <w:rPr>
          <w:color w:val="FF0000"/>
          <w:lang w:val="en-ZA"/>
        </w:rPr>
      </w:pPr>
      <w:r w:rsidRPr="002E4623">
        <w:rPr>
          <w:rFonts w:ascii="Helvetica" w:hAnsi="Helvetica" w:cs="Helvetica"/>
          <w:color w:val="FF0000"/>
          <w:shd w:val="clear" w:color="auto" w:fill="FFFFFF"/>
        </w:rPr>
        <w:t>The proposal should include the elements of the Problem Statement, the Literature Review, Methods, Budget, and Budget Justification. The organization should conform to the standards of your Major Advisor/research area.</w:t>
      </w:r>
    </w:p>
    <w:p w14:paraId="634245EC" w14:textId="7B61E8D6" w:rsidR="002E4623" w:rsidRPr="002E4623" w:rsidRDefault="002E4623" w:rsidP="002E4623">
      <w:pPr>
        <w:pStyle w:val="ListParagraph"/>
        <w:numPr>
          <w:ilvl w:val="0"/>
          <w:numId w:val="2"/>
        </w:numPr>
        <w:rPr>
          <w:color w:val="FF0000"/>
        </w:rPr>
      </w:pPr>
      <w:r w:rsidRPr="002E4623">
        <w:rPr>
          <w:color w:val="FF0000"/>
        </w:rPr>
        <w:t xml:space="preserve">Add problem statement, data management plan, and lit review to the layout. </w:t>
      </w:r>
    </w:p>
    <w:p w14:paraId="762E4D5B" w14:textId="7FABC140" w:rsidR="002E4623" w:rsidRPr="002E4623" w:rsidRDefault="002E4623" w:rsidP="002E4623">
      <w:pPr>
        <w:pStyle w:val="ListParagraph"/>
        <w:numPr>
          <w:ilvl w:val="0"/>
          <w:numId w:val="2"/>
        </w:numPr>
        <w:rPr>
          <w:color w:val="FF0000"/>
        </w:rPr>
      </w:pPr>
      <w:r w:rsidRPr="002E4623">
        <w:rPr>
          <w:color w:val="FF0000"/>
        </w:rPr>
        <w:t>Add Jiri proposal content to the layout</w:t>
      </w:r>
    </w:p>
    <w:p w14:paraId="5E0AB717" w14:textId="080FCC61" w:rsidR="00F1750E" w:rsidRDefault="00F1750E">
      <w:pPr>
        <w:rPr>
          <w:lang w:val="en-ZA"/>
        </w:rPr>
      </w:pPr>
      <w:r>
        <w:rPr>
          <w:lang w:val="en-ZA"/>
        </w:rPr>
        <w:t>Introduction</w:t>
      </w:r>
    </w:p>
    <w:p w14:paraId="61204EF9" w14:textId="1B9EB75D" w:rsidR="00F1750E" w:rsidRDefault="00F1750E" w:rsidP="00F1750E">
      <w:pPr>
        <w:pStyle w:val="ListParagraph"/>
        <w:numPr>
          <w:ilvl w:val="0"/>
          <w:numId w:val="1"/>
        </w:numPr>
        <w:rPr>
          <w:lang w:val="en-ZA"/>
        </w:rPr>
      </w:pPr>
      <w:r>
        <w:rPr>
          <w:lang w:val="en-ZA"/>
        </w:rPr>
        <w:t>“</w:t>
      </w:r>
      <w:proofErr w:type="gramStart"/>
      <w:r>
        <w:rPr>
          <w:lang w:val="en-ZA"/>
        </w:rPr>
        <w:t>hook</w:t>
      </w:r>
      <w:proofErr w:type="gramEnd"/>
      <w:r>
        <w:rPr>
          <w:lang w:val="en-ZA"/>
        </w:rPr>
        <w:t xml:space="preserve"> readers and introduce relevance”</w:t>
      </w:r>
    </w:p>
    <w:p w14:paraId="7A6BE7A1" w14:textId="5991892A" w:rsidR="00F1750E" w:rsidRDefault="00F1750E" w:rsidP="00F1750E">
      <w:pPr>
        <w:pStyle w:val="ListParagraph"/>
        <w:numPr>
          <w:ilvl w:val="0"/>
          <w:numId w:val="1"/>
        </w:numPr>
        <w:rPr>
          <w:lang w:val="en-ZA"/>
        </w:rPr>
      </w:pPr>
      <w:r>
        <w:rPr>
          <w:lang w:val="en-ZA"/>
        </w:rPr>
        <w:t>Introduce context of research problem (problem statement)</w:t>
      </w:r>
    </w:p>
    <w:p w14:paraId="41928B12" w14:textId="1E8A5291" w:rsidR="00F1750E" w:rsidRDefault="00F1750E" w:rsidP="00F1750E">
      <w:pPr>
        <w:pStyle w:val="ListParagraph"/>
        <w:numPr>
          <w:ilvl w:val="0"/>
          <w:numId w:val="1"/>
        </w:numPr>
        <w:rPr>
          <w:lang w:val="en-ZA"/>
        </w:rPr>
      </w:pPr>
      <w:r>
        <w:rPr>
          <w:lang w:val="en-ZA"/>
        </w:rPr>
        <w:t>Research is:</w:t>
      </w:r>
    </w:p>
    <w:p w14:paraId="3B8E4E2E" w14:textId="5E863975" w:rsidR="00F1750E" w:rsidRDefault="00F1750E" w:rsidP="00F1750E">
      <w:pPr>
        <w:pStyle w:val="ListParagraph"/>
        <w:numPr>
          <w:ilvl w:val="1"/>
          <w:numId w:val="1"/>
        </w:numPr>
        <w:rPr>
          <w:lang w:val="en-ZA"/>
        </w:rPr>
      </w:pPr>
      <w:r>
        <w:rPr>
          <w:lang w:val="en-ZA"/>
        </w:rPr>
        <w:t>Interesting</w:t>
      </w:r>
    </w:p>
    <w:p w14:paraId="565F8514" w14:textId="39AE4530" w:rsidR="00F1750E" w:rsidRDefault="00F1750E" w:rsidP="00F1750E">
      <w:pPr>
        <w:pStyle w:val="ListParagraph"/>
        <w:numPr>
          <w:ilvl w:val="1"/>
          <w:numId w:val="1"/>
        </w:numPr>
        <w:rPr>
          <w:lang w:val="en-ZA"/>
        </w:rPr>
      </w:pPr>
      <w:r>
        <w:rPr>
          <w:lang w:val="en-ZA"/>
        </w:rPr>
        <w:t>Original</w:t>
      </w:r>
    </w:p>
    <w:p w14:paraId="6DA12232" w14:textId="7C64E931" w:rsidR="00F1750E" w:rsidRDefault="00F1750E" w:rsidP="00F1750E">
      <w:pPr>
        <w:pStyle w:val="ListParagraph"/>
        <w:numPr>
          <w:ilvl w:val="1"/>
          <w:numId w:val="1"/>
        </w:numPr>
        <w:rPr>
          <w:lang w:val="en-ZA"/>
        </w:rPr>
      </w:pPr>
      <w:r>
        <w:rPr>
          <w:lang w:val="en-ZA"/>
        </w:rPr>
        <w:t>important</w:t>
      </w:r>
    </w:p>
    <w:p w14:paraId="1F52DF5A" w14:textId="09528BB4" w:rsidR="00F1750E" w:rsidRDefault="00F1750E" w:rsidP="00F1750E">
      <w:pPr>
        <w:pStyle w:val="ListParagraph"/>
        <w:numPr>
          <w:ilvl w:val="0"/>
          <w:numId w:val="1"/>
        </w:numPr>
        <w:rPr>
          <w:lang w:val="en-ZA"/>
        </w:rPr>
      </w:pPr>
      <w:r>
        <w:rPr>
          <w:lang w:val="en-ZA"/>
        </w:rPr>
        <w:t>How much is already known about problem</w:t>
      </w:r>
    </w:p>
    <w:p w14:paraId="3EC61B88" w14:textId="3C8FBF8B" w:rsidR="00F1750E" w:rsidRDefault="00F1750E" w:rsidP="00F1750E">
      <w:pPr>
        <w:pStyle w:val="ListParagraph"/>
        <w:numPr>
          <w:ilvl w:val="0"/>
          <w:numId w:val="1"/>
        </w:numPr>
        <w:rPr>
          <w:lang w:val="en-ZA"/>
        </w:rPr>
      </w:pPr>
      <w:r>
        <w:rPr>
          <w:lang w:val="en-ZA"/>
        </w:rPr>
        <w:t>Who finds it interesting</w:t>
      </w:r>
    </w:p>
    <w:p w14:paraId="71B3F935" w14:textId="296AD585" w:rsidR="00F1750E" w:rsidRDefault="00F1750E" w:rsidP="00F1750E">
      <w:pPr>
        <w:pStyle w:val="ListParagraph"/>
        <w:numPr>
          <w:ilvl w:val="0"/>
          <w:numId w:val="1"/>
        </w:numPr>
        <w:rPr>
          <w:lang w:val="en-ZA"/>
        </w:rPr>
      </w:pPr>
      <w:r>
        <w:rPr>
          <w:lang w:val="en-ZA"/>
        </w:rPr>
        <w:t>What are the key questions we will answer?</w:t>
      </w:r>
    </w:p>
    <w:p w14:paraId="2650DC27" w14:textId="03824849" w:rsidR="00F1750E" w:rsidRPr="004E0469" w:rsidRDefault="00F1750E" w:rsidP="00F1750E">
      <w:pPr>
        <w:pStyle w:val="ListParagraph"/>
        <w:numPr>
          <w:ilvl w:val="1"/>
          <w:numId w:val="1"/>
        </w:numPr>
        <w:rPr>
          <w:lang w:val="en-ZA"/>
        </w:rPr>
      </w:pPr>
      <w:r>
        <w:rPr>
          <w:lang w:val="en-ZA"/>
        </w:rPr>
        <w:t xml:space="preserve">Problem statement </w:t>
      </w:r>
      <w:r w:rsidR="004E0469">
        <w:rPr>
          <w:lang w:val="en-ZA"/>
        </w:rPr>
        <w:t>aims and objectives</w:t>
      </w:r>
    </w:p>
    <w:p w14:paraId="6E52AF8D" w14:textId="381BC57A" w:rsidR="00F1750E" w:rsidRDefault="00F1750E">
      <w:pPr>
        <w:rPr>
          <w:lang w:val="en-ZA"/>
        </w:rPr>
      </w:pPr>
      <w:r>
        <w:rPr>
          <w:lang w:val="en-ZA"/>
        </w:rPr>
        <w:t>Literature review</w:t>
      </w:r>
    </w:p>
    <w:p w14:paraId="1C73B290" w14:textId="0BEDB9EA" w:rsidR="004E0469" w:rsidRDefault="004E0469" w:rsidP="004E0469">
      <w:pPr>
        <w:pStyle w:val="ListParagraph"/>
        <w:numPr>
          <w:ilvl w:val="0"/>
          <w:numId w:val="1"/>
        </w:numPr>
        <w:rPr>
          <w:lang w:val="en-ZA"/>
        </w:rPr>
      </w:pPr>
      <w:r>
        <w:rPr>
          <w:lang w:val="en-ZA"/>
        </w:rPr>
        <w:t>Show foundation of research project</w:t>
      </w:r>
    </w:p>
    <w:p w14:paraId="3A01FAC2" w14:textId="6AE55496" w:rsidR="004E0469" w:rsidRDefault="004E0469" w:rsidP="004E0469">
      <w:pPr>
        <w:pStyle w:val="ListParagraph"/>
        <w:numPr>
          <w:ilvl w:val="0"/>
          <w:numId w:val="1"/>
        </w:numPr>
        <w:rPr>
          <w:lang w:val="en-ZA"/>
        </w:rPr>
      </w:pPr>
      <w:r>
        <w:rPr>
          <w:lang w:val="en-ZA"/>
        </w:rPr>
        <w:t>How will project contribute to conversations on topic</w:t>
      </w:r>
    </w:p>
    <w:p w14:paraId="7AEAE644" w14:textId="282781BE" w:rsidR="004E0469" w:rsidRPr="004E0469" w:rsidRDefault="004E0469" w:rsidP="004E0469">
      <w:pPr>
        <w:pStyle w:val="ListParagraph"/>
        <w:numPr>
          <w:ilvl w:val="0"/>
          <w:numId w:val="1"/>
        </w:numPr>
        <w:rPr>
          <w:lang w:val="en-ZA"/>
        </w:rPr>
      </w:pPr>
      <w:proofErr w:type="spellStart"/>
      <w:r>
        <w:rPr>
          <w:lang w:val="en-ZA"/>
        </w:rPr>
        <w:t>Scribbr</w:t>
      </w:r>
      <w:proofErr w:type="spellEnd"/>
      <w:r>
        <w:rPr>
          <w:lang w:val="en-ZA"/>
        </w:rPr>
        <w:t xml:space="preserve">: how to write lit review </w:t>
      </w:r>
      <w:hyperlink r:id="rId14" w:history="1">
        <w:r w:rsidRPr="003E5CB6">
          <w:rPr>
            <w:rStyle w:val="Hyperlink"/>
            <w:lang w:val="en-ZA"/>
          </w:rPr>
          <w:t>https://www.youtube.com/watch?v=PM7m05ATgY8&amp;list=PLjBMY3HggCpCEpa2VIXXM1udk9kcknahX</w:t>
        </w:r>
      </w:hyperlink>
      <w:r>
        <w:rPr>
          <w:lang w:val="en-ZA"/>
        </w:rPr>
        <w:t xml:space="preserve"> </w:t>
      </w:r>
    </w:p>
    <w:p w14:paraId="086056ED" w14:textId="0EA90B87" w:rsidR="00F1750E" w:rsidRDefault="00F1750E">
      <w:pPr>
        <w:rPr>
          <w:lang w:val="en-ZA"/>
        </w:rPr>
      </w:pPr>
      <w:r>
        <w:rPr>
          <w:lang w:val="en-ZA"/>
        </w:rPr>
        <w:t>Research design</w:t>
      </w:r>
    </w:p>
    <w:p w14:paraId="062BE1AF" w14:textId="02B30656" w:rsidR="004E0469" w:rsidRDefault="004E0469" w:rsidP="004E0469">
      <w:pPr>
        <w:pStyle w:val="ListParagraph"/>
        <w:numPr>
          <w:ilvl w:val="0"/>
          <w:numId w:val="1"/>
        </w:numPr>
        <w:rPr>
          <w:lang w:val="en-ZA"/>
        </w:rPr>
      </w:pPr>
      <w:r>
        <w:rPr>
          <w:lang w:val="en-ZA"/>
        </w:rPr>
        <w:t>Qualitative or quantitative</w:t>
      </w:r>
    </w:p>
    <w:p w14:paraId="2906B848" w14:textId="156FFD0B" w:rsidR="004E0469" w:rsidRDefault="004E0469" w:rsidP="004E0469">
      <w:pPr>
        <w:pStyle w:val="ListParagraph"/>
        <w:numPr>
          <w:ilvl w:val="0"/>
          <w:numId w:val="1"/>
        </w:numPr>
        <w:rPr>
          <w:lang w:val="en-ZA"/>
        </w:rPr>
      </w:pPr>
      <w:r>
        <w:rPr>
          <w:lang w:val="en-ZA"/>
        </w:rPr>
        <w:t xml:space="preserve">Primary or secondary </w:t>
      </w:r>
    </w:p>
    <w:p w14:paraId="2B486264" w14:textId="670981A3" w:rsidR="004E0469" w:rsidRDefault="004E0469" w:rsidP="004E0469">
      <w:pPr>
        <w:pStyle w:val="ListParagraph"/>
        <w:numPr>
          <w:ilvl w:val="0"/>
          <w:numId w:val="1"/>
        </w:numPr>
        <w:rPr>
          <w:lang w:val="en-ZA"/>
        </w:rPr>
      </w:pPr>
      <w:r>
        <w:rPr>
          <w:lang w:val="en-ZA"/>
        </w:rPr>
        <w:lastRenderedPageBreak/>
        <w:t>Sources of what data will be used and what will be studied (inputs and outputs for entire project)</w:t>
      </w:r>
    </w:p>
    <w:p w14:paraId="72BF4279" w14:textId="5DFD37D5" w:rsidR="004E0469" w:rsidRDefault="004E0469" w:rsidP="004E0469">
      <w:pPr>
        <w:pStyle w:val="ListParagraph"/>
        <w:numPr>
          <w:ilvl w:val="0"/>
          <w:numId w:val="1"/>
        </w:numPr>
        <w:rPr>
          <w:lang w:val="en-ZA"/>
        </w:rPr>
      </w:pPr>
      <w:r>
        <w:rPr>
          <w:lang w:val="en-ZA"/>
        </w:rPr>
        <w:t>Methods (what tools and methods will be used)</w:t>
      </w:r>
    </w:p>
    <w:p w14:paraId="5D1A8338" w14:textId="22F2BEFE" w:rsidR="004E0469" w:rsidRDefault="004E0469" w:rsidP="004E0469">
      <w:pPr>
        <w:pStyle w:val="ListParagraph"/>
        <w:numPr>
          <w:ilvl w:val="0"/>
          <w:numId w:val="1"/>
        </w:numPr>
        <w:rPr>
          <w:lang w:val="en-ZA"/>
        </w:rPr>
      </w:pPr>
      <w:r>
        <w:rPr>
          <w:lang w:val="en-ZA"/>
        </w:rPr>
        <w:t>Any obstacles with time and resources</w:t>
      </w:r>
    </w:p>
    <w:p w14:paraId="5595DCC8" w14:textId="0B2B722B" w:rsidR="004E0469" w:rsidRDefault="004E0469" w:rsidP="004E0469">
      <w:pPr>
        <w:rPr>
          <w:lang w:val="en-ZA"/>
        </w:rPr>
      </w:pPr>
      <w:r>
        <w:rPr>
          <w:lang w:val="en-ZA"/>
        </w:rPr>
        <w:t>Conclusion</w:t>
      </w:r>
    </w:p>
    <w:p w14:paraId="0C11BB33" w14:textId="1D3348B1" w:rsidR="004E0469" w:rsidRDefault="004E0469" w:rsidP="004E0469">
      <w:pPr>
        <w:pStyle w:val="ListParagraph"/>
        <w:numPr>
          <w:ilvl w:val="0"/>
          <w:numId w:val="1"/>
        </w:numPr>
        <w:rPr>
          <w:lang w:val="en-ZA"/>
        </w:rPr>
      </w:pPr>
      <w:r>
        <w:rPr>
          <w:lang w:val="en-ZA"/>
        </w:rPr>
        <w:t>Explore potential implications</w:t>
      </w:r>
    </w:p>
    <w:p w14:paraId="537864EC" w14:textId="3FCEE27C" w:rsidR="004E0469" w:rsidRDefault="004E0469" w:rsidP="004E0469">
      <w:pPr>
        <w:pStyle w:val="ListParagraph"/>
        <w:numPr>
          <w:ilvl w:val="1"/>
          <w:numId w:val="1"/>
        </w:numPr>
        <w:rPr>
          <w:lang w:val="en-ZA"/>
        </w:rPr>
      </w:pPr>
      <w:r>
        <w:rPr>
          <w:lang w:val="en-ZA"/>
        </w:rPr>
        <w:t>Theoretical</w:t>
      </w:r>
    </w:p>
    <w:p w14:paraId="24835FA2" w14:textId="4476A88A" w:rsidR="004E0469" w:rsidRDefault="004E0469" w:rsidP="004E0469">
      <w:pPr>
        <w:pStyle w:val="ListParagraph"/>
        <w:numPr>
          <w:ilvl w:val="1"/>
          <w:numId w:val="1"/>
        </w:numPr>
        <w:rPr>
          <w:lang w:val="en-ZA"/>
        </w:rPr>
      </w:pPr>
      <w:r>
        <w:rPr>
          <w:lang w:val="en-ZA"/>
        </w:rPr>
        <w:t>Practice</w:t>
      </w:r>
    </w:p>
    <w:p w14:paraId="172C8D47" w14:textId="12D36A82" w:rsidR="004E0469" w:rsidRDefault="004E0469" w:rsidP="004E0469">
      <w:pPr>
        <w:rPr>
          <w:lang w:val="en-ZA"/>
        </w:rPr>
      </w:pPr>
      <w:r>
        <w:rPr>
          <w:lang w:val="en-ZA"/>
        </w:rPr>
        <w:t xml:space="preserve">Research schedule </w:t>
      </w:r>
    </w:p>
    <w:p w14:paraId="53A9AE61" w14:textId="14627BE2" w:rsidR="004E0469" w:rsidRDefault="004E0469" w:rsidP="004E0469">
      <w:pPr>
        <w:pStyle w:val="ListParagraph"/>
        <w:numPr>
          <w:ilvl w:val="0"/>
          <w:numId w:val="1"/>
        </w:numPr>
        <w:rPr>
          <w:lang w:val="en-ZA"/>
        </w:rPr>
      </w:pPr>
      <w:r>
        <w:rPr>
          <w:lang w:val="en-ZA"/>
        </w:rPr>
        <w:t>Diagram of project flow and steps</w:t>
      </w:r>
    </w:p>
    <w:p w14:paraId="21373E68" w14:textId="3FC46091" w:rsidR="004E0469" w:rsidRPr="004E0469" w:rsidRDefault="004E0469" w:rsidP="004E0469">
      <w:pPr>
        <w:pStyle w:val="ListParagraph"/>
        <w:numPr>
          <w:ilvl w:val="0"/>
          <w:numId w:val="1"/>
        </w:numPr>
        <w:rPr>
          <w:lang w:val="en-ZA"/>
        </w:rPr>
      </w:pPr>
      <w:r>
        <w:rPr>
          <w:lang w:val="en-ZA"/>
        </w:rPr>
        <w:t>Predicted time of each step</w:t>
      </w:r>
    </w:p>
    <w:p w14:paraId="76391517" w14:textId="2AD1925B" w:rsidR="00294513" w:rsidRDefault="00F1750E">
      <w:pPr>
        <w:rPr>
          <w:lang w:val="en-ZA"/>
        </w:rPr>
      </w:pPr>
      <w:r>
        <w:rPr>
          <w:lang w:val="en-ZA"/>
        </w:rPr>
        <w:t>References</w:t>
      </w:r>
    </w:p>
    <w:p w14:paraId="44E87643" w14:textId="5C46AD61" w:rsidR="00294513" w:rsidRDefault="00294513">
      <w:pPr>
        <w:rPr>
          <w:lang w:val="en-ZA"/>
        </w:rPr>
      </w:pPr>
      <w:r>
        <w:rPr>
          <w:lang w:val="en-ZA"/>
        </w:rPr>
        <w:br w:type="page"/>
      </w:r>
    </w:p>
    <w:p w14:paraId="1E7651BC" w14:textId="4F0012E9" w:rsidR="00802D73" w:rsidRDefault="00802D73" w:rsidP="00802D73">
      <w:pPr>
        <w:pStyle w:val="Heading1"/>
        <w:rPr>
          <w:lang w:val="en-ZA"/>
        </w:rPr>
      </w:pPr>
      <w:r>
        <w:rPr>
          <w:lang w:val="en-ZA"/>
        </w:rPr>
        <w:lastRenderedPageBreak/>
        <w:t>References</w:t>
      </w:r>
    </w:p>
    <w:sdt>
      <w:sdtPr>
        <w:rPr>
          <w:lang w:val="en-ZA"/>
        </w:rPr>
        <w:tag w:val="MENDELEY_BIBLIOGRAPHY"/>
        <w:id w:val="1924131657"/>
        <w:placeholder>
          <w:docPart w:val="DefaultPlaceholder_-1854013440"/>
        </w:placeholder>
      </w:sdtPr>
      <w:sdtContent>
        <w:p w14:paraId="563477DE" w14:textId="77777777" w:rsidR="009A4C94" w:rsidRDefault="009A4C94">
          <w:pPr>
            <w:autoSpaceDE w:val="0"/>
            <w:autoSpaceDN w:val="0"/>
            <w:ind w:hanging="480"/>
            <w:divId w:val="622538264"/>
            <w:rPr>
              <w:rFonts w:eastAsia="Times New Roman"/>
              <w:szCs w:val="24"/>
            </w:rPr>
          </w:pPr>
          <w:r>
            <w:rPr>
              <w:rFonts w:eastAsia="Times New Roman"/>
              <w:i/>
              <w:iCs/>
            </w:rPr>
            <w:t>Bark Beetles in a Changing Environment on JSTOR</w:t>
          </w:r>
          <w:r>
            <w:rPr>
              <w:rFonts w:eastAsia="Times New Roman"/>
            </w:rPr>
            <w:t>. (n.d.). Retrieved October 25, 2022, from https://www.jstor.org/stable/20113226#metadata_info_tab_contents</w:t>
          </w:r>
        </w:p>
        <w:p w14:paraId="35E76806" w14:textId="77777777" w:rsidR="009A4C94" w:rsidRDefault="009A4C94">
          <w:pPr>
            <w:autoSpaceDE w:val="0"/>
            <w:autoSpaceDN w:val="0"/>
            <w:ind w:hanging="480"/>
            <w:divId w:val="1560359815"/>
            <w:rPr>
              <w:rFonts w:eastAsia="Times New Roman"/>
            </w:rPr>
          </w:pPr>
          <w:r>
            <w:rPr>
              <w:rFonts w:eastAsia="Times New Roman"/>
            </w:rPr>
            <w:t xml:space="preserve">Boer, M. J. A., &amp; Vos, R. A. (2018). Taxonomic Classification of Ants (Formicidae) from Images using Deep Learning. </w:t>
          </w:r>
          <w:proofErr w:type="spellStart"/>
          <w:r>
            <w:rPr>
              <w:rFonts w:eastAsia="Times New Roman"/>
              <w:i/>
              <w:iCs/>
            </w:rPr>
            <w:t>BioRxiv</w:t>
          </w:r>
          <w:proofErr w:type="spellEnd"/>
          <w:r>
            <w:rPr>
              <w:rFonts w:eastAsia="Times New Roman"/>
            </w:rPr>
            <w:t>, 407452. https://doi.org/10.1101/407452</w:t>
          </w:r>
        </w:p>
        <w:p w14:paraId="098E88FF" w14:textId="77777777" w:rsidR="009A4C94" w:rsidRDefault="009A4C94">
          <w:pPr>
            <w:autoSpaceDE w:val="0"/>
            <w:autoSpaceDN w:val="0"/>
            <w:ind w:hanging="480"/>
            <w:divId w:val="1684625554"/>
            <w:rPr>
              <w:rFonts w:eastAsia="Times New Roman"/>
            </w:rPr>
          </w:pPr>
          <w:r>
            <w:rPr>
              <w:rFonts w:eastAsia="Times New Roman"/>
            </w:rPr>
            <w:t xml:space="preserve">Chen, L., Li, S., Bai, Q., Yang, J., Jiang, S., &amp; Miao, Y. (2021).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i/>
              <w:iCs/>
            </w:rPr>
            <w:t>13</w:t>
          </w:r>
          <w:r>
            <w:rPr>
              <w:rFonts w:eastAsia="Times New Roman"/>
            </w:rPr>
            <w:t>(22), 4712. https://doi.org/10.3390/RS13224712</w:t>
          </w:r>
        </w:p>
        <w:p w14:paraId="3C2A57CF" w14:textId="77777777" w:rsidR="009A4C94" w:rsidRDefault="009A4C94">
          <w:pPr>
            <w:autoSpaceDE w:val="0"/>
            <w:autoSpaceDN w:val="0"/>
            <w:ind w:hanging="480"/>
            <w:divId w:val="62219502"/>
            <w:rPr>
              <w:rFonts w:eastAsia="Times New Roman"/>
            </w:rPr>
          </w:pP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xml:space="preserve">, B. (2005). </w:t>
          </w:r>
          <w:r>
            <w:rPr>
              <w:rFonts w:eastAsia="Times New Roman"/>
              <w:i/>
              <w:iCs/>
            </w:rPr>
            <w:t>Histograms of Oriented Gradients for Human Detection</w:t>
          </w:r>
          <w:r>
            <w:rPr>
              <w:rFonts w:eastAsia="Times New Roman"/>
            </w:rPr>
            <w:t>. 886–893. https://doi.org/10.1109/CVPR.2005.177ï</w:t>
          </w:r>
        </w:p>
        <w:p w14:paraId="3F776A61" w14:textId="77777777" w:rsidR="009A4C94" w:rsidRDefault="009A4C94">
          <w:pPr>
            <w:autoSpaceDE w:val="0"/>
            <w:autoSpaceDN w:val="0"/>
            <w:ind w:hanging="480"/>
            <w:divId w:val="812909696"/>
            <w:rPr>
              <w:rFonts w:eastAsia="Times New Roman"/>
            </w:rPr>
          </w:pPr>
          <w:r>
            <w:rPr>
              <w:rFonts w:eastAsia="Times New Roman"/>
            </w:rPr>
            <w:t xml:space="preserve">Grégoire, J. C., Raffa, K. F., &amp; Lindgren, B. S. (2015). Economics and Politics of Bark Beetles. </w:t>
          </w:r>
          <w:r>
            <w:rPr>
              <w:rFonts w:eastAsia="Times New Roman"/>
              <w:i/>
              <w:iCs/>
            </w:rPr>
            <w:t>Bark Beetles: Biology and Ecology of Native and Invasive Species</w:t>
          </w:r>
          <w:r>
            <w:rPr>
              <w:rFonts w:eastAsia="Times New Roman"/>
            </w:rPr>
            <w:t>, 585–613. https://doi.org/10.1016/B978-0-12-417156-5.00015-0</w:t>
          </w:r>
        </w:p>
        <w:p w14:paraId="6338DE55" w14:textId="77777777" w:rsidR="009A4C94" w:rsidRDefault="009A4C94">
          <w:pPr>
            <w:autoSpaceDE w:val="0"/>
            <w:autoSpaceDN w:val="0"/>
            <w:ind w:hanging="480"/>
            <w:divId w:val="980307701"/>
            <w:rPr>
              <w:rFonts w:eastAsia="Times New Roman"/>
            </w:rPr>
          </w:pPr>
          <w:r>
            <w:rPr>
              <w:rFonts w:eastAsia="Times New Roman"/>
            </w:rPr>
            <w:t xml:space="preserve">Hansen, O. L. P., </w:t>
          </w:r>
          <w:proofErr w:type="spellStart"/>
          <w:r>
            <w:rPr>
              <w:rFonts w:eastAsia="Times New Roman"/>
            </w:rPr>
            <w:t>Svenning</w:t>
          </w:r>
          <w:proofErr w:type="spellEnd"/>
          <w:r>
            <w:rPr>
              <w:rFonts w:eastAsia="Times New Roman"/>
            </w:rPr>
            <w:t xml:space="preserve">, J. C., Olsen, K., Dupont, S., Garner, B. H., </w:t>
          </w:r>
          <w:proofErr w:type="spellStart"/>
          <w:r>
            <w:rPr>
              <w:rFonts w:eastAsia="Times New Roman"/>
            </w:rPr>
            <w:t>Iosifidis</w:t>
          </w:r>
          <w:proofErr w:type="spellEnd"/>
          <w:r>
            <w:rPr>
              <w:rFonts w:eastAsia="Times New Roman"/>
            </w:rPr>
            <w:t xml:space="preserve">, A., Price, B. W., &amp; </w:t>
          </w:r>
          <w:proofErr w:type="spellStart"/>
          <w:r>
            <w:rPr>
              <w:rFonts w:eastAsia="Times New Roman"/>
            </w:rPr>
            <w:t>Høye</w:t>
          </w:r>
          <w:proofErr w:type="spellEnd"/>
          <w:r>
            <w:rPr>
              <w:rFonts w:eastAsia="Times New Roman"/>
            </w:rPr>
            <w:t xml:space="preserve">, T. T. (2020). Species-level image classification with convolutional neural network enables insect identification from habitus images. </w:t>
          </w:r>
          <w:r>
            <w:rPr>
              <w:rFonts w:eastAsia="Times New Roman"/>
              <w:i/>
              <w:iCs/>
            </w:rPr>
            <w:t>Ecology and Evolution</w:t>
          </w:r>
          <w:r>
            <w:rPr>
              <w:rFonts w:eastAsia="Times New Roman"/>
            </w:rPr>
            <w:t xml:space="preserve">, </w:t>
          </w:r>
          <w:r>
            <w:rPr>
              <w:rFonts w:eastAsia="Times New Roman"/>
              <w:i/>
              <w:iCs/>
            </w:rPr>
            <w:t>10</w:t>
          </w:r>
          <w:r>
            <w:rPr>
              <w:rFonts w:eastAsia="Times New Roman"/>
            </w:rPr>
            <w:t>(2), 737–747. https://doi.org/10.1002/ECE3.5921</w:t>
          </w:r>
        </w:p>
        <w:p w14:paraId="17B64D94" w14:textId="77777777" w:rsidR="009A4C94" w:rsidRDefault="009A4C94">
          <w:pPr>
            <w:autoSpaceDE w:val="0"/>
            <w:autoSpaceDN w:val="0"/>
            <w:ind w:hanging="480"/>
            <w:divId w:val="576089460"/>
            <w:rPr>
              <w:rFonts w:eastAsia="Times New Roman"/>
            </w:rPr>
          </w:pPr>
          <w:r>
            <w:rPr>
              <w:rFonts w:eastAsia="Times New Roman"/>
            </w:rPr>
            <w:t xml:space="preserve">Holmes, T., &amp; Koch, F. (n.d.). </w:t>
          </w:r>
          <w:r>
            <w:rPr>
              <w:rFonts w:eastAsia="Times New Roman"/>
              <w:i/>
              <w:iCs/>
            </w:rPr>
            <w:t>Bark Beetle Epidemics, Life Satisfaction, and Economic Well-Being</w:t>
          </w:r>
          <w:r>
            <w:rPr>
              <w:rFonts w:eastAsia="Times New Roman"/>
            </w:rPr>
            <w:t>. https://doi.org/10.3390/f10080696</w:t>
          </w:r>
        </w:p>
        <w:p w14:paraId="47CAF36B" w14:textId="77777777" w:rsidR="009A4C94" w:rsidRDefault="009A4C94">
          <w:pPr>
            <w:autoSpaceDE w:val="0"/>
            <w:autoSpaceDN w:val="0"/>
            <w:ind w:hanging="480"/>
            <w:divId w:val="464348729"/>
            <w:rPr>
              <w:rFonts w:eastAsia="Times New Roman"/>
            </w:rPr>
          </w:pPr>
          <w:r>
            <w:rPr>
              <w:rFonts w:eastAsia="Times New Roman"/>
            </w:rPr>
            <w:t xml:space="preserve">Horn, G. van, </w:t>
          </w:r>
          <w:proofErr w:type="spellStart"/>
          <w:r>
            <w:rPr>
              <w:rFonts w:eastAsia="Times New Roman"/>
            </w:rPr>
            <w:t>Aodha</w:t>
          </w:r>
          <w:proofErr w:type="spellEnd"/>
          <w:r>
            <w:rPr>
              <w:rFonts w:eastAsia="Times New Roman"/>
            </w:rPr>
            <w:t xml:space="preserve">, O. mac, Song, Y., Cui, Y., Sun, C., Shepard, A., Adam, H., </w:t>
          </w:r>
          <w:proofErr w:type="spellStart"/>
          <w:r>
            <w:rPr>
              <w:rFonts w:eastAsia="Times New Roman"/>
            </w:rPr>
            <w:t>Perona</w:t>
          </w:r>
          <w:proofErr w:type="spellEnd"/>
          <w:r>
            <w:rPr>
              <w:rFonts w:eastAsia="Times New Roman"/>
            </w:rPr>
            <w:t xml:space="preserve">, P., &amp; </w:t>
          </w:r>
          <w:proofErr w:type="spellStart"/>
          <w:r>
            <w:rPr>
              <w:rFonts w:eastAsia="Times New Roman"/>
            </w:rPr>
            <w:t>Belongie</w:t>
          </w:r>
          <w:proofErr w:type="spellEnd"/>
          <w:r>
            <w:rPr>
              <w:rFonts w:eastAsia="Times New Roman"/>
            </w:rPr>
            <w:t xml:space="preserve">, S. (2017).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8769–8778. https://doi.org/10.48550/arxiv.1707.06642</w:t>
          </w:r>
        </w:p>
        <w:p w14:paraId="4FE922BE" w14:textId="77777777" w:rsidR="009A4C94" w:rsidRDefault="009A4C94">
          <w:pPr>
            <w:autoSpaceDE w:val="0"/>
            <w:autoSpaceDN w:val="0"/>
            <w:ind w:hanging="480"/>
            <w:divId w:val="868955487"/>
            <w:rPr>
              <w:rFonts w:eastAsia="Times New Roman"/>
            </w:rPr>
          </w:pPr>
          <w:r>
            <w:rPr>
              <w:rFonts w:eastAsia="Times New Roman"/>
            </w:rPr>
            <w:t xml:space="preserve">Hu, P., &amp; Ramanan, D. (2017).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i/>
              <w:iCs/>
            </w:rPr>
            <w:t>2017-</w:t>
          </w:r>
          <w:proofErr w:type="gramStart"/>
          <w:r>
            <w:rPr>
              <w:rFonts w:eastAsia="Times New Roman"/>
              <w:i/>
              <w:iCs/>
            </w:rPr>
            <w:t>January</w:t>
          </w:r>
          <w:r>
            <w:rPr>
              <w:rFonts w:eastAsia="Times New Roman"/>
            </w:rPr>
            <w:t>,</w:t>
          </w:r>
          <w:proofErr w:type="gramEnd"/>
          <w:r>
            <w:rPr>
              <w:rFonts w:eastAsia="Times New Roman"/>
            </w:rPr>
            <w:t xml:space="preserve"> 1522–1530. https://doi.org/10.1109/CVPR.2017.166</w:t>
          </w:r>
        </w:p>
        <w:p w14:paraId="3DE6A8D1" w14:textId="77777777" w:rsidR="009A4C94" w:rsidRDefault="009A4C94">
          <w:pPr>
            <w:autoSpaceDE w:val="0"/>
            <w:autoSpaceDN w:val="0"/>
            <w:ind w:hanging="480"/>
            <w:divId w:val="41027873"/>
            <w:rPr>
              <w:rFonts w:eastAsia="Times New Roman"/>
            </w:rPr>
          </w:pP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(2015). Morphology, Taxonomy, and Phylogenetics of Bark Beetles. </w:t>
          </w:r>
          <w:r>
            <w:rPr>
              <w:rFonts w:eastAsia="Times New Roman"/>
              <w:i/>
              <w:iCs/>
            </w:rPr>
            <w:t>Bark Beetles: Biology and Ecology of Native and Invasive Species</w:t>
          </w:r>
          <w:r>
            <w:rPr>
              <w:rFonts w:eastAsia="Times New Roman"/>
            </w:rPr>
            <w:t>, 41–84. https://doi.org/10.1016/B978-0-12-417156-5.00002-2</w:t>
          </w:r>
        </w:p>
        <w:p w14:paraId="54E732F1" w14:textId="77777777" w:rsidR="009A4C94" w:rsidRDefault="009A4C94">
          <w:pPr>
            <w:autoSpaceDE w:val="0"/>
            <w:autoSpaceDN w:val="0"/>
            <w:ind w:hanging="480"/>
            <w:divId w:val="1179273547"/>
            <w:rPr>
              <w:rFonts w:eastAsia="Times New Roman"/>
            </w:rPr>
          </w:pPr>
          <w:proofErr w:type="spellStart"/>
          <w:r>
            <w:rPr>
              <w:rFonts w:eastAsia="Times New Roman"/>
            </w:rPr>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(2014). DNA barcoding of bark and ambrosia beetles reveals excessive NUMTs and consistent east-west divergence across Palearctic forests. </w:t>
          </w:r>
          <w:r>
            <w:rPr>
              <w:rFonts w:eastAsia="Times New Roman"/>
              <w:i/>
              <w:iCs/>
            </w:rPr>
            <w:t>Molecular Ecology Resources</w:t>
          </w:r>
          <w:r>
            <w:rPr>
              <w:rFonts w:eastAsia="Times New Roman"/>
            </w:rPr>
            <w:t xml:space="preserve">, </w:t>
          </w:r>
          <w:r>
            <w:rPr>
              <w:rFonts w:eastAsia="Times New Roman"/>
              <w:i/>
              <w:iCs/>
            </w:rPr>
            <w:t>14</w:t>
          </w:r>
          <w:r>
            <w:rPr>
              <w:rFonts w:eastAsia="Times New Roman"/>
            </w:rPr>
            <w:t>(1), 7–17. https://doi.org/10.1111/1755-0998.12150</w:t>
          </w:r>
        </w:p>
        <w:p w14:paraId="449A194C" w14:textId="77777777" w:rsidR="009A4C94" w:rsidRDefault="009A4C94">
          <w:pPr>
            <w:autoSpaceDE w:val="0"/>
            <w:autoSpaceDN w:val="0"/>
            <w:ind w:hanging="480"/>
            <w:divId w:val="1733041424"/>
            <w:rPr>
              <w:rFonts w:eastAsia="Times New Roman"/>
            </w:rPr>
          </w:pPr>
          <w:proofErr w:type="spellStart"/>
          <w:r>
            <w:rPr>
              <w:rFonts w:eastAsia="Times New Roman"/>
            </w:rPr>
            <w:lastRenderedPageBreak/>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(2015). Evolution and Diversity of Bark and Ambrosia Beetles. </w:t>
          </w:r>
          <w:r>
            <w:rPr>
              <w:rFonts w:eastAsia="Times New Roman"/>
              <w:i/>
              <w:iCs/>
            </w:rPr>
            <w:t>Bark Beetles: Biology and Ecology of Native and Invasive Species</w:t>
          </w:r>
          <w:r>
            <w:rPr>
              <w:rFonts w:eastAsia="Times New Roman"/>
            </w:rPr>
            <w:t>, 85–156. https://doi.org/10.1016/B978-0-12-417156-5.00003-4</w:t>
          </w:r>
        </w:p>
        <w:p w14:paraId="66C958F7" w14:textId="77777777" w:rsidR="009A4C94" w:rsidRDefault="009A4C94">
          <w:pPr>
            <w:autoSpaceDE w:val="0"/>
            <w:autoSpaceDN w:val="0"/>
            <w:ind w:hanging="480"/>
            <w:divId w:val="6057911"/>
            <w:rPr>
              <w:rFonts w:eastAsia="Times New Roman"/>
            </w:rPr>
          </w:pPr>
          <w:proofErr w:type="spellStart"/>
          <w:r>
            <w:rPr>
              <w:rFonts w:eastAsia="Times New Roman"/>
            </w:rPr>
            <w:t>KnÍŽek</w:t>
          </w:r>
          <w:proofErr w:type="spellEnd"/>
          <w:r>
            <w:rPr>
              <w:rFonts w:eastAsia="Times New Roman"/>
            </w:rPr>
            <w:t xml:space="preserve">, M., &amp; Beaver, R. (2007). Taxonomy and Systematics of Bark and Ambrosia Beetles. </w:t>
          </w:r>
          <w:r>
            <w:rPr>
              <w:rFonts w:eastAsia="Times New Roman"/>
              <w:i/>
              <w:iCs/>
            </w:rPr>
            <w:t>Bark and Wood Boring Insects in Living Trees in Europe, a Synthesis</w:t>
          </w:r>
          <w:r>
            <w:rPr>
              <w:rFonts w:eastAsia="Times New Roman"/>
            </w:rPr>
            <w:t>, 41–54. https://doi.org/10.1007/978-1-4020-2241-8_5</w:t>
          </w:r>
        </w:p>
        <w:p w14:paraId="5566EC32" w14:textId="77777777" w:rsidR="009A4C94" w:rsidRDefault="009A4C94">
          <w:pPr>
            <w:autoSpaceDE w:val="0"/>
            <w:autoSpaceDN w:val="0"/>
            <w:ind w:hanging="480"/>
            <w:divId w:val="1649896839"/>
            <w:rPr>
              <w:rFonts w:eastAsia="Times New Roman"/>
            </w:rPr>
          </w:pPr>
          <w:proofErr w:type="spellStart"/>
          <w:r>
            <w:rPr>
              <w:rFonts w:eastAsia="Times New Roman"/>
            </w:rPr>
            <w:t>Krokene</w:t>
          </w:r>
          <w:proofErr w:type="spellEnd"/>
          <w:r>
            <w:rPr>
              <w:rFonts w:eastAsia="Times New Roman"/>
            </w:rPr>
            <w:t xml:space="preserve">, P. (2015). Conifer Defense and Resistance to Bark Beetles. </w:t>
          </w:r>
          <w:r>
            <w:rPr>
              <w:rFonts w:eastAsia="Times New Roman"/>
              <w:i/>
              <w:iCs/>
            </w:rPr>
            <w:t>Bark Beetles: Biology and Ecology of Native and Invasive Species</w:t>
          </w:r>
          <w:r>
            <w:rPr>
              <w:rFonts w:eastAsia="Times New Roman"/>
            </w:rPr>
            <w:t>, 177–207. https://doi.org/10.1016/B978-0-12-417156-5.00005-8</w:t>
          </w:r>
        </w:p>
        <w:p w14:paraId="68802CA7" w14:textId="77777777" w:rsidR="009A4C94" w:rsidRDefault="009A4C94">
          <w:pPr>
            <w:autoSpaceDE w:val="0"/>
            <w:autoSpaceDN w:val="0"/>
            <w:ind w:hanging="480"/>
            <w:divId w:val="228544256"/>
            <w:rPr>
              <w:rFonts w:eastAsia="Times New Roman"/>
            </w:rPr>
          </w:pP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(2020). Explainable AI: A Review of Machine Learning Interpretability Methods. </w:t>
          </w:r>
          <w:r>
            <w:rPr>
              <w:rFonts w:eastAsia="Times New Roman"/>
              <w:i/>
              <w:iCs/>
            </w:rPr>
            <w:t>Entropy 2021, Vol. 23, Page 18</w:t>
          </w:r>
          <w:r>
            <w:rPr>
              <w:rFonts w:eastAsia="Times New Roman"/>
            </w:rPr>
            <w:t xml:space="preserve">, </w:t>
          </w:r>
          <w:r>
            <w:rPr>
              <w:rFonts w:eastAsia="Times New Roman"/>
              <w:i/>
              <w:iCs/>
            </w:rPr>
            <w:t>23</w:t>
          </w:r>
          <w:r>
            <w:rPr>
              <w:rFonts w:eastAsia="Times New Roman"/>
            </w:rPr>
            <w:t>(1), 18. https://doi.org/10.3390/E23010018</w:t>
          </w:r>
        </w:p>
        <w:p w14:paraId="183DF17D" w14:textId="77777777" w:rsidR="009A4C94" w:rsidRDefault="009A4C94">
          <w:pPr>
            <w:autoSpaceDE w:val="0"/>
            <w:autoSpaceDN w:val="0"/>
            <w:ind w:hanging="480"/>
            <w:divId w:val="1194883526"/>
            <w:rPr>
              <w:rFonts w:eastAsia="Times New Roman"/>
            </w:rPr>
          </w:pPr>
          <w:r>
            <w:rPr>
              <w:rFonts w:eastAsia="Times New Roman"/>
            </w:rPr>
            <w:t xml:space="preserve">Marques, A. C. R., Raimundo, M. M., </w:t>
          </w:r>
          <w:proofErr w:type="spellStart"/>
          <w:r>
            <w:rPr>
              <w:rFonts w:eastAsia="Times New Roman"/>
            </w:rPr>
            <w:t>Cavalheiro</w:t>
          </w:r>
          <w:proofErr w:type="spellEnd"/>
          <w:r>
            <w:rPr>
              <w:rFonts w:eastAsia="Times New Roman"/>
            </w:rPr>
            <w:t xml:space="preserve">, E. M. B., Salles, L. F. P., Lyra, C., &amp; von </w:t>
          </w:r>
          <w:proofErr w:type="spellStart"/>
          <w:r>
            <w:rPr>
              <w:rFonts w:eastAsia="Times New Roman"/>
            </w:rPr>
            <w:t>Zuben</w:t>
          </w:r>
          <w:proofErr w:type="spellEnd"/>
          <w:r>
            <w:rPr>
              <w:rFonts w:eastAsia="Times New Roman"/>
            </w:rPr>
            <w:t xml:space="preserve">, F. J. (2018). Ant genera identification using an ensemble of convolutional neural networks. </w:t>
          </w:r>
          <w:r>
            <w:rPr>
              <w:rFonts w:eastAsia="Times New Roman"/>
              <w:i/>
              <w:iCs/>
            </w:rPr>
            <w:t>PLOS ONE</w:t>
          </w:r>
          <w:r>
            <w:rPr>
              <w:rFonts w:eastAsia="Times New Roman"/>
            </w:rPr>
            <w:t xml:space="preserve">, </w:t>
          </w:r>
          <w:r>
            <w:rPr>
              <w:rFonts w:eastAsia="Times New Roman"/>
              <w:i/>
              <w:iCs/>
            </w:rPr>
            <w:t>13</w:t>
          </w:r>
          <w:r>
            <w:rPr>
              <w:rFonts w:eastAsia="Times New Roman"/>
            </w:rPr>
            <w:t>(1), e0192011. https://doi.org/10.1371/JOURNAL.PONE.0192011</w:t>
          </w:r>
        </w:p>
        <w:p w14:paraId="1B6614B1" w14:textId="77777777" w:rsidR="009A4C94" w:rsidRDefault="009A4C94">
          <w:pPr>
            <w:autoSpaceDE w:val="0"/>
            <w:autoSpaceDN w:val="0"/>
            <w:ind w:hanging="480"/>
            <w:divId w:val="1245719610"/>
            <w:rPr>
              <w:rFonts w:eastAsia="Times New Roman"/>
            </w:rPr>
          </w:pPr>
          <w:r>
            <w:rPr>
              <w:rFonts w:eastAsia="Times New Roman"/>
            </w:rPr>
            <w:t xml:space="preserve">Martineau, M., Conte, D., </w:t>
          </w:r>
          <w:proofErr w:type="spellStart"/>
          <w:r>
            <w:rPr>
              <w:rFonts w:eastAsia="Times New Roman"/>
            </w:rPr>
            <w:t>Raveaux</w:t>
          </w:r>
          <w:proofErr w:type="spellEnd"/>
          <w:r>
            <w:rPr>
              <w:rFonts w:eastAsia="Times New Roman"/>
            </w:rPr>
            <w:t xml:space="preserve">, R., </w:t>
          </w:r>
          <w:proofErr w:type="spellStart"/>
          <w:r>
            <w:rPr>
              <w:rFonts w:eastAsia="Times New Roman"/>
            </w:rPr>
            <w:t>Arnault</w:t>
          </w:r>
          <w:proofErr w:type="spellEnd"/>
          <w:r>
            <w:rPr>
              <w:rFonts w:eastAsia="Times New Roman"/>
            </w:rPr>
            <w:t xml:space="preserve">, I., Munier, D., &amp; </w:t>
          </w:r>
          <w:proofErr w:type="spellStart"/>
          <w:r>
            <w:rPr>
              <w:rFonts w:eastAsia="Times New Roman"/>
            </w:rPr>
            <w:t>Venturini</w:t>
          </w:r>
          <w:proofErr w:type="spellEnd"/>
          <w:r>
            <w:rPr>
              <w:rFonts w:eastAsia="Times New Roman"/>
            </w:rPr>
            <w:t xml:space="preserve">, G. (2017). A survey on image-based insect classification. </w:t>
          </w:r>
          <w:r>
            <w:rPr>
              <w:rFonts w:eastAsia="Times New Roman"/>
              <w:i/>
              <w:iCs/>
            </w:rPr>
            <w:t>Pattern Recognition</w:t>
          </w:r>
          <w:r>
            <w:rPr>
              <w:rFonts w:eastAsia="Times New Roman"/>
            </w:rPr>
            <w:t xml:space="preserve">, </w:t>
          </w:r>
          <w:r>
            <w:rPr>
              <w:rFonts w:eastAsia="Times New Roman"/>
              <w:i/>
              <w:iCs/>
            </w:rPr>
            <w:t>65</w:t>
          </w:r>
          <w:r>
            <w:rPr>
              <w:rFonts w:eastAsia="Times New Roman"/>
            </w:rPr>
            <w:t>, 273–284. https://doi.org/10.1016/J.PATCOG.2016.12.020</w:t>
          </w:r>
        </w:p>
        <w:p w14:paraId="36347A55" w14:textId="77777777" w:rsidR="009A4C94" w:rsidRDefault="009A4C94">
          <w:pPr>
            <w:autoSpaceDE w:val="0"/>
            <w:autoSpaceDN w:val="0"/>
            <w:ind w:hanging="480"/>
            <w:divId w:val="792020516"/>
            <w:rPr>
              <w:rFonts w:eastAsia="Times New Roman"/>
            </w:rPr>
          </w:pPr>
          <w:r>
            <w:rPr>
              <w:rFonts w:eastAsia="Times New Roman"/>
            </w:rPr>
            <w:t xml:space="preserve">Morris, J. L., Cottrell, S., Fettig, C. J., Hansen, W. D., Sherriff, R. L., Carter, V. A., Clear, J. L., Clement, J., DeRose, R. J., </w:t>
          </w:r>
          <w:proofErr w:type="spellStart"/>
          <w:r>
            <w:rPr>
              <w:rFonts w:eastAsia="Times New Roman"/>
            </w:rPr>
            <w:t>Hicke</w:t>
          </w:r>
          <w:proofErr w:type="spellEnd"/>
          <w:r>
            <w:rPr>
              <w:rFonts w:eastAsia="Times New Roman"/>
            </w:rPr>
            <w:t xml:space="preserve">, J. A., Higuera, P. E., </w:t>
          </w:r>
          <w:proofErr w:type="spellStart"/>
          <w:r>
            <w:rPr>
              <w:rFonts w:eastAsia="Times New Roman"/>
            </w:rPr>
            <w:t>Mattor</w:t>
          </w:r>
          <w:proofErr w:type="spellEnd"/>
          <w:r>
            <w:rPr>
              <w:rFonts w:eastAsia="Times New Roman"/>
            </w:rPr>
            <w:t xml:space="preserve">, K. M., Seddon, A. W. R., </w:t>
          </w:r>
          <w:proofErr w:type="spellStart"/>
          <w:r>
            <w:rPr>
              <w:rFonts w:eastAsia="Times New Roman"/>
            </w:rPr>
            <w:t>Seppä</w:t>
          </w:r>
          <w:proofErr w:type="spellEnd"/>
          <w:r>
            <w:rPr>
              <w:rFonts w:eastAsia="Times New Roman"/>
            </w:rPr>
            <w:t xml:space="preserve">, H. T., </w:t>
          </w:r>
          <w:proofErr w:type="spellStart"/>
          <w:r>
            <w:rPr>
              <w:rFonts w:eastAsia="Times New Roman"/>
            </w:rPr>
            <w:t>Stednick</w:t>
          </w:r>
          <w:proofErr w:type="spellEnd"/>
          <w:r>
            <w:rPr>
              <w:rFonts w:eastAsia="Times New Roman"/>
            </w:rPr>
            <w:t xml:space="preserve">, J. D., &amp; Seybold, S. J. (2017).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i/>
              <w:iCs/>
            </w:rPr>
            <w:t>54</w:t>
          </w:r>
          <w:r>
            <w:rPr>
              <w:rFonts w:eastAsia="Times New Roman"/>
            </w:rPr>
            <w:t>(3), 750–760. https://doi.org/10.1111/1365-2664.12782</w:t>
          </w:r>
        </w:p>
        <w:p w14:paraId="1645D2EB" w14:textId="77777777" w:rsidR="009A4C94" w:rsidRDefault="009A4C94">
          <w:pPr>
            <w:autoSpaceDE w:val="0"/>
            <w:autoSpaceDN w:val="0"/>
            <w:ind w:hanging="480"/>
            <w:divId w:val="1775981360"/>
            <w:rPr>
              <w:rFonts w:eastAsia="Times New Roman"/>
            </w:rPr>
          </w:pPr>
          <w:r>
            <w:rPr>
              <w:rFonts w:eastAsia="Times New Roman"/>
            </w:rPr>
            <w:t xml:space="preserve">Ortiz, S. M., Breidenbach, J., &amp; </w:t>
          </w:r>
          <w:proofErr w:type="spellStart"/>
          <w:r>
            <w:rPr>
              <w:rFonts w:eastAsia="Times New Roman"/>
            </w:rPr>
            <w:t>Kändler</w:t>
          </w:r>
          <w:proofErr w:type="spellEnd"/>
          <w:r>
            <w:rPr>
              <w:rFonts w:eastAsia="Times New Roman"/>
            </w:rPr>
            <w:t xml:space="preserve">, G. (2013). Early Detection of Bark Beetle Green Attack </w:t>
          </w:r>
          <w:proofErr w:type="gramStart"/>
          <w:r>
            <w:rPr>
              <w:rFonts w:eastAsia="Times New Roman"/>
            </w:rPr>
            <w:t xml:space="preserve">Using  </w:t>
          </w:r>
          <w:proofErr w:type="spellStart"/>
          <w:r>
            <w:rPr>
              <w:rFonts w:eastAsia="Times New Roman"/>
            </w:rPr>
            <w:t>TerraSAR</w:t>
          </w:r>
          <w:proofErr w:type="spellEnd"/>
          <w:proofErr w:type="gram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i/>
              <w:iCs/>
            </w:rPr>
            <w:t>5</w:t>
          </w:r>
          <w:r>
            <w:rPr>
              <w:rFonts w:eastAsia="Times New Roman"/>
            </w:rPr>
            <w:t>(4), 1912–1931. https://doi.org/10.3390/RS5041912</w:t>
          </w:r>
        </w:p>
        <w:p w14:paraId="0FB93227" w14:textId="77777777" w:rsidR="009A4C94" w:rsidRDefault="009A4C94">
          <w:pPr>
            <w:autoSpaceDE w:val="0"/>
            <w:autoSpaceDN w:val="0"/>
            <w:ind w:hanging="480"/>
            <w:divId w:val="2115323157"/>
            <w:rPr>
              <w:rFonts w:eastAsia="Times New Roman"/>
            </w:rPr>
          </w:pPr>
          <w:r>
            <w:rPr>
              <w:rFonts w:eastAsia="Times New Roman"/>
            </w:rPr>
            <w:t xml:space="preserve">O’Shea, K., &amp; Nash, R. (2015). </w:t>
          </w:r>
          <w:r>
            <w:rPr>
              <w:rFonts w:eastAsia="Times New Roman"/>
              <w:i/>
              <w:iCs/>
            </w:rPr>
            <w:t>An Introduction to Convolutional Neural Networks</w:t>
          </w:r>
          <w:r>
            <w:rPr>
              <w:rFonts w:eastAsia="Times New Roman"/>
            </w:rPr>
            <w:t>. https://doi.org/10.48550/arxiv.1511.08458</w:t>
          </w:r>
        </w:p>
        <w:p w14:paraId="4EC5BF29" w14:textId="77777777" w:rsidR="009A4C94" w:rsidRDefault="009A4C94">
          <w:pPr>
            <w:autoSpaceDE w:val="0"/>
            <w:autoSpaceDN w:val="0"/>
            <w:ind w:hanging="480"/>
            <w:divId w:val="1390301538"/>
            <w:rPr>
              <w:rFonts w:eastAsia="Times New Roman"/>
            </w:rPr>
          </w:pP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(2022). Hierarchical classification of pollinating flying insects under changing environments. </w:t>
          </w:r>
          <w:r>
            <w:rPr>
              <w:rFonts w:eastAsia="Times New Roman"/>
              <w:i/>
              <w:iCs/>
            </w:rPr>
            <w:t>Ecological Informatics</w:t>
          </w:r>
          <w:r>
            <w:rPr>
              <w:rFonts w:eastAsia="Times New Roman"/>
            </w:rPr>
            <w:t xml:space="preserve">, </w:t>
          </w:r>
          <w:r>
            <w:rPr>
              <w:rFonts w:eastAsia="Times New Roman"/>
              <w:i/>
              <w:iCs/>
            </w:rPr>
            <w:t>70</w:t>
          </w:r>
          <w:r>
            <w:rPr>
              <w:rFonts w:eastAsia="Times New Roman"/>
            </w:rPr>
            <w:t>, 101751. https://doi.org/10.1016/J.ECOINF.2022.101751</w:t>
          </w:r>
        </w:p>
        <w:p w14:paraId="13435C31" w14:textId="77777777" w:rsidR="009A4C94" w:rsidRDefault="009A4C94">
          <w:pPr>
            <w:autoSpaceDE w:val="0"/>
            <w:autoSpaceDN w:val="0"/>
            <w:ind w:hanging="480"/>
            <w:divId w:val="853151642"/>
            <w:rPr>
              <w:rFonts w:eastAsia="Times New Roman"/>
            </w:rPr>
          </w:pP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(2018). Molecular phylogeny of bark and ambrosia beetles (Curculionidae: </w:t>
          </w:r>
          <w:proofErr w:type="spellStart"/>
          <w:r>
            <w:rPr>
              <w:rFonts w:eastAsia="Times New Roman"/>
            </w:rPr>
            <w:t>Scolytinae</w:t>
          </w:r>
          <w:proofErr w:type="spellEnd"/>
          <w:r>
            <w:rPr>
              <w:rFonts w:eastAsia="Times New Roman"/>
            </w:rPr>
            <w:t xml:space="preserve">) based on 18 molecular markers. </w:t>
          </w:r>
          <w:r>
            <w:rPr>
              <w:rFonts w:eastAsia="Times New Roman"/>
              <w:i/>
              <w:iCs/>
            </w:rPr>
            <w:t>Systematic Entomology</w:t>
          </w:r>
          <w:r>
            <w:rPr>
              <w:rFonts w:eastAsia="Times New Roman"/>
            </w:rPr>
            <w:t xml:space="preserve">, </w:t>
          </w:r>
          <w:r>
            <w:rPr>
              <w:rFonts w:eastAsia="Times New Roman"/>
              <w:i/>
              <w:iCs/>
            </w:rPr>
            <w:t>43</w:t>
          </w:r>
          <w:r>
            <w:rPr>
              <w:rFonts w:eastAsia="Times New Roman"/>
            </w:rPr>
            <w:t>(2), 387–406. https://doi.org/10.1111/SYEN.12281</w:t>
          </w:r>
        </w:p>
        <w:p w14:paraId="1A34848B" w14:textId="77777777" w:rsidR="009A4C94" w:rsidRDefault="009A4C94">
          <w:pPr>
            <w:autoSpaceDE w:val="0"/>
            <w:autoSpaceDN w:val="0"/>
            <w:ind w:hanging="480"/>
            <w:divId w:val="538467765"/>
            <w:rPr>
              <w:rFonts w:eastAsia="Times New Roman"/>
            </w:rPr>
          </w:pPr>
          <w:proofErr w:type="spellStart"/>
          <w:r>
            <w:rPr>
              <w:rFonts w:eastAsia="Times New Roman"/>
            </w:rPr>
            <w:lastRenderedPageBreak/>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xml:space="preserve">, I. (2008). </w:t>
          </w:r>
          <w:r>
            <w:rPr>
              <w:rFonts w:eastAsia="Times New Roman"/>
              <w:i/>
              <w:iCs/>
            </w:rPr>
            <w:t>Early Detection and Rapid Response for Non-Native Bark and Ambrosia Beetles</w:t>
          </w:r>
          <w:r>
            <w:rPr>
              <w:rFonts w:eastAsia="Times New Roman"/>
            </w:rPr>
            <w:t>. www.forestryimages.org</w:t>
          </w:r>
        </w:p>
        <w:p w14:paraId="6BCD7992" w14:textId="77777777" w:rsidR="009A4C94" w:rsidRDefault="009A4C94">
          <w:pPr>
            <w:autoSpaceDE w:val="0"/>
            <w:autoSpaceDN w:val="0"/>
            <w:ind w:hanging="480"/>
            <w:divId w:val="48040520"/>
            <w:rPr>
              <w:rFonts w:eastAsia="Times New Roman"/>
            </w:rPr>
          </w:pPr>
          <w:r>
            <w:rPr>
              <w:rFonts w:eastAsia="Times New Roman"/>
            </w:rPr>
            <w:t xml:space="preserve">Rammer, W., &amp; </w:t>
          </w:r>
          <w:proofErr w:type="spellStart"/>
          <w:r>
            <w:rPr>
              <w:rFonts w:eastAsia="Times New Roman"/>
            </w:rPr>
            <w:t>Seidl</w:t>
          </w:r>
          <w:proofErr w:type="spellEnd"/>
          <w:r>
            <w:rPr>
              <w:rFonts w:eastAsia="Times New Roman"/>
            </w:rPr>
            <w:t xml:space="preserve">, R. (2019). Harnessing Deep Learning in Ecology: An Example Predicting Bark Beetle Outbreaks. </w:t>
          </w:r>
          <w:r>
            <w:rPr>
              <w:rFonts w:eastAsia="Times New Roman"/>
              <w:i/>
              <w:iCs/>
            </w:rPr>
            <w:t>Frontiers in Plant Science</w:t>
          </w:r>
          <w:r>
            <w:rPr>
              <w:rFonts w:eastAsia="Times New Roman"/>
            </w:rPr>
            <w:t xml:space="preserve">, </w:t>
          </w:r>
          <w:r>
            <w:rPr>
              <w:rFonts w:eastAsia="Times New Roman"/>
              <w:i/>
              <w:iCs/>
            </w:rPr>
            <w:t>10</w:t>
          </w:r>
          <w:r>
            <w:rPr>
              <w:rFonts w:eastAsia="Times New Roman"/>
            </w:rPr>
            <w:t>, 1327. https://doi.org/10.3389/FPLS.2019.01327/BIBTEX</w:t>
          </w:r>
        </w:p>
        <w:p w14:paraId="44BDD544" w14:textId="77777777" w:rsidR="009A4C94" w:rsidRDefault="009A4C94">
          <w:pPr>
            <w:autoSpaceDE w:val="0"/>
            <w:autoSpaceDN w:val="0"/>
            <w:ind w:hanging="480"/>
            <w:divId w:val="1975793098"/>
            <w:rPr>
              <w:rFonts w:eastAsia="Times New Roman"/>
            </w:rPr>
          </w:pPr>
          <w:r>
            <w:rPr>
              <w:rFonts w:eastAsia="Times New Roman"/>
            </w:rPr>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(2015).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i/>
              <w:iCs/>
            </w:rPr>
            <w:t>2016-December</w:t>
          </w:r>
          <w:r>
            <w:rPr>
              <w:rFonts w:eastAsia="Times New Roman"/>
            </w:rPr>
            <w:t>, arXiv:1506.02640. https://doi.org/10.1109/CVPR.2016.91</w:t>
          </w:r>
        </w:p>
        <w:p w14:paraId="41AB7C07" w14:textId="77777777" w:rsidR="009A4C94" w:rsidRDefault="009A4C94">
          <w:pPr>
            <w:autoSpaceDE w:val="0"/>
            <w:autoSpaceDN w:val="0"/>
            <w:ind w:hanging="480"/>
            <w:divId w:val="810749970"/>
            <w:rPr>
              <w:rFonts w:eastAsia="Times New Roman"/>
            </w:rPr>
          </w:pPr>
          <w:proofErr w:type="spellStart"/>
          <w:r>
            <w:rPr>
              <w:rFonts w:eastAsia="Times New Roman"/>
            </w:rPr>
            <w:t>Samek</w:t>
          </w:r>
          <w:proofErr w:type="spellEnd"/>
          <w:r>
            <w:rPr>
              <w:rFonts w:eastAsia="Times New Roman"/>
            </w:rPr>
            <w:t xml:space="preserve">, W., Wiegand, T., &amp; Müller, K.-R. (n.d.). </w:t>
          </w:r>
          <w:r>
            <w:rPr>
              <w:rFonts w:eastAsia="Times New Roman"/>
              <w:i/>
              <w:iCs/>
            </w:rPr>
            <w:t xml:space="preserve">EXPLAINABLE ARTIFICIAL INTELLIGENCE: UNDERSTANDING, </w:t>
          </w:r>
          <w:proofErr w:type="gramStart"/>
          <w:r>
            <w:rPr>
              <w:rFonts w:eastAsia="Times New Roman"/>
              <w:i/>
              <w:iCs/>
            </w:rPr>
            <w:t>VISUALIZING</w:t>
          </w:r>
          <w:proofErr w:type="gramEnd"/>
          <w:r>
            <w:rPr>
              <w:rFonts w:eastAsia="Times New Roman"/>
              <w:i/>
              <w:iCs/>
            </w:rPr>
            <w:t xml:space="preserve"> AND INTERPRETING DEEP LEARNING MODELS</w:t>
          </w:r>
          <w:r>
            <w:rPr>
              <w:rFonts w:eastAsia="Times New Roman"/>
            </w:rPr>
            <w:t>.</w:t>
          </w:r>
        </w:p>
        <w:p w14:paraId="6AC1E8B7" w14:textId="77777777" w:rsidR="009A4C94" w:rsidRDefault="009A4C94">
          <w:pPr>
            <w:autoSpaceDE w:val="0"/>
            <w:autoSpaceDN w:val="0"/>
            <w:ind w:hanging="480"/>
            <w:divId w:val="2116094008"/>
            <w:rPr>
              <w:rFonts w:eastAsia="Times New Roman"/>
            </w:rPr>
          </w:pPr>
          <w:r>
            <w:rPr>
              <w:rFonts w:eastAsia="Times New Roman"/>
              <w:i/>
              <w:iCs/>
            </w:rPr>
            <w:t>T.H. Atkinson Bark and Ambrosia beetle pages: Home</w:t>
          </w:r>
          <w:r>
            <w:rPr>
              <w:rFonts w:eastAsia="Times New Roman"/>
            </w:rPr>
            <w:t>. (n.d.). Retrieved October 26, 2022, from https://www.barkbeetles.info/</w:t>
          </w:r>
        </w:p>
        <w:p w14:paraId="2C099BF5" w14:textId="77777777" w:rsidR="009A4C94" w:rsidRDefault="009A4C94">
          <w:pPr>
            <w:autoSpaceDE w:val="0"/>
            <w:autoSpaceDN w:val="0"/>
            <w:ind w:hanging="480"/>
            <w:divId w:val="1179001937"/>
            <w:rPr>
              <w:rFonts w:eastAsia="Times New Roman"/>
            </w:rPr>
          </w:pP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(2021).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i/>
              <w:iCs/>
            </w:rPr>
            <w:t>9</w:t>
          </w:r>
          <w:r>
            <w:rPr>
              <w:rFonts w:eastAsia="Times New Roman"/>
            </w:rPr>
            <w:t>, 63925–63932. https://doi.org/10.1109/ACCESS.2021.3075293</w:t>
          </w:r>
        </w:p>
        <w:p w14:paraId="07B0D9ED" w14:textId="77777777" w:rsidR="009A4C94" w:rsidRDefault="009A4C94">
          <w:pPr>
            <w:autoSpaceDE w:val="0"/>
            <w:autoSpaceDN w:val="0"/>
            <w:ind w:hanging="480"/>
            <w:divId w:val="1052123070"/>
            <w:rPr>
              <w:rFonts w:eastAsia="Times New Roman"/>
            </w:rPr>
          </w:pP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(2022). Explainable image classification with evidence counterfactual. </w:t>
          </w:r>
          <w:r>
            <w:rPr>
              <w:rFonts w:eastAsia="Times New Roman"/>
              <w:i/>
              <w:iCs/>
            </w:rPr>
            <w:t>Pattern Analysis and Applications</w:t>
          </w:r>
          <w:r>
            <w:rPr>
              <w:rFonts w:eastAsia="Times New Roman"/>
            </w:rPr>
            <w:t xml:space="preserve">, </w:t>
          </w:r>
          <w:r>
            <w:rPr>
              <w:rFonts w:eastAsia="Times New Roman"/>
              <w:i/>
              <w:iCs/>
            </w:rPr>
            <w:t>25</w:t>
          </w:r>
          <w:r>
            <w:rPr>
              <w:rFonts w:eastAsia="Times New Roman"/>
            </w:rPr>
            <w:t>(2), 315–335. https://doi.org/10.1007/S10044-021-01055-Y/TABLES/5</w:t>
          </w:r>
        </w:p>
        <w:p w14:paraId="26A51D5C" w14:textId="77777777" w:rsidR="009A4C94" w:rsidRDefault="009A4C94">
          <w:pPr>
            <w:autoSpaceDE w:val="0"/>
            <w:autoSpaceDN w:val="0"/>
            <w:ind w:hanging="480"/>
            <w:divId w:val="1366755686"/>
            <w:rPr>
              <w:rFonts w:eastAsia="Times New Roman"/>
            </w:rPr>
          </w:pPr>
          <w:r>
            <w:rPr>
              <w:rFonts w:eastAsia="Times New Roman"/>
            </w:rPr>
            <w:t xml:space="preserve">Zhang, X., Tang, L., Luo, H., Zhong, S., Guan, Z., Chen, L., Zhao, C., Peng, J., &amp; Fan, J. (2021). Hierarchical bilinear convolutional neural network for image classification. </w:t>
          </w:r>
          <w:r>
            <w:rPr>
              <w:rFonts w:eastAsia="Times New Roman"/>
              <w:i/>
              <w:iCs/>
            </w:rPr>
            <w:t>IET Computer Vision</w:t>
          </w:r>
          <w:r>
            <w:rPr>
              <w:rFonts w:eastAsia="Times New Roman"/>
            </w:rPr>
            <w:t xml:space="preserve">, </w:t>
          </w:r>
          <w:r>
            <w:rPr>
              <w:rFonts w:eastAsia="Times New Roman"/>
              <w:i/>
              <w:iCs/>
            </w:rPr>
            <w:t>15</w:t>
          </w:r>
          <w:r>
            <w:rPr>
              <w:rFonts w:eastAsia="Times New Roman"/>
            </w:rPr>
            <w:t>(3), 197–207. https://doi.org/10.1049/CVI2.12023</w:t>
          </w:r>
        </w:p>
        <w:p w14:paraId="2764181B" w14:textId="77777777" w:rsidR="009A4C94" w:rsidRDefault="009A4C94">
          <w:pPr>
            <w:autoSpaceDE w:val="0"/>
            <w:autoSpaceDN w:val="0"/>
            <w:ind w:hanging="480"/>
            <w:divId w:val="147326786"/>
            <w:rPr>
              <w:rFonts w:eastAsia="Times New Roman"/>
            </w:rPr>
          </w:pPr>
          <w:r>
            <w:rPr>
              <w:rFonts w:eastAsia="Times New Roman"/>
            </w:rPr>
            <w:t xml:space="preserve">Zhu, X., &amp; Bain, M. (n.d.). </w:t>
          </w:r>
          <w:r>
            <w:rPr>
              <w:rFonts w:eastAsia="Times New Roman"/>
              <w:i/>
              <w:iCs/>
            </w:rPr>
            <w:t>B-CNN: Branch Convolutional Neural Network for Hierarchical Classification</w:t>
          </w:r>
          <w:r>
            <w:rPr>
              <w:rFonts w:eastAsia="Times New Roman"/>
            </w:rPr>
            <w:t>. Retrieved October 26, 2022, from https://github.com/</w:t>
          </w:r>
        </w:p>
        <w:p w14:paraId="45FD9ACD" w14:textId="77777777" w:rsidR="009A4C94" w:rsidRDefault="009A4C94">
          <w:pPr>
            <w:autoSpaceDE w:val="0"/>
            <w:autoSpaceDN w:val="0"/>
            <w:ind w:hanging="480"/>
            <w:divId w:val="1964574638"/>
            <w:rPr>
              <w:rFonts w:eastAsia="Times New Roman"/>
            </w:rPr>
          </w:pPr>
          <w:r>
            <w:rPr>
              <w:rFonts w:eastAsia="Times New Roman"/>
            </w:rPr>
            <w:t xml:space="preserve">Zou, Z., Shi, Z., Guo, Y., Ye, J., &amp; Member, S. (2019). </w:t>
          </w:r>
          <w:r>
            <w:rPr>
              <w:rFonts w:eastAsia="Times New Roman"/>
              <w:i/>
              <w:iCs/>
            </w:rPr>
            <w:t>Object Detection in 20 Years: A Survey</w:t>
          </w:r>
          <w:r>
            <w:rPr>
              <w:rFonts w:eastAsia="Times New Roman"/>
            </w:rPr>
            <w:t>. https://doi.org/10.48550/arxiv.1905.05055</w:t>
          </w:r>
        </w:p>
        <w:p w14:paraId="5D0F30D7" w14:textId="2D287FE4" w:rsidR="00F1750E" w:rsidRPr="00F1750E" w:rsidRDefault="009A4C94">
          <w:pPr>
            <w:rPr>
              <w:lang w:val="en-ZA"/>
            </w:rPr>
          </w:pPr>
          <w:r>
            <w:rPr>
              <w:rFonts w:eastAsia="Times New Roman"/>
            </w:rPr>
            <w:t> </w:t>
          </w:r>
        </w:p>
      </w:sdtContent>
    </w:sdt>
    <w:sectPr w:rsidR="00F1750E" w:rsidRPr="00F1750E" w:rsidSect="00501866">
      <w:pgSz w:w="12240" w:h="15840"/>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larenberg,Geraldine" w:date="2022-11-17T18:34:00Z" w:initials="K">
    <w:p w14:paraId="3368DC1D" w14:textId="77777777" w:rsidR="009A4C94" w:rsidRDefault="009A4C94" w:rsidP="009A4C94">
      <w:pPr>
        <w:jc w:val="left"/>
      </w:pPr>
      <w:r>
        <w:rPr>
          <w:rStyle w:val="CommentReference"/>
        </w:rPr>
        <w:annotationRef/>
      </w:r>
      <w:r>
        <w:rPr>
          <w:sz w:val="20"/>
          <w:szCs w:val="20"/>
        </w:rPr>
        <w:t>What kind of models are these? Also ML / image recognition? Or mechanistic or empirical models?</w:t>
      </w:r>
    </w:p>
  </w:comment>
  <w:comment w:id="1" w:author="Klarenberg,Geraldine" w:date="2022-11-17T18:40:00Z" w:initials="K">
    <w:p w14:paraId="58D11CB9" w14:textId="77777777" w:rsidR="009A4C94" w:rsidRDefault="009A4C94" w:rsidP="009A4C94">
      <w:pPr>
        <w:jc w:val="left"/>
      </w:pPr>
      <w:r>
        <w:rPr>
          <w:rStyle w:val="CommentReference"/>
        </w:rPr>
        <w:annotationRef/>
      </w:r>
      <w:r>
        <w:rPr>
          <w:sz w:val="20"/>
          <w:szCs w:val="20"/>
        </w:rPr>
        <w:t>And maybe also Google’s Wildlife Insights: https://www.wildlifeinsights.org/</w:t>
      </w:r>
    </w:p>
  </w:comment>
  <w:comment w:id="2" w:author="Klarenberg,Geraldine" w:date="2022-11-17T20:13:00Z" w:initials="K">
    <w:p w14:paraId="6947DD64" w14:textId="77777777" w:rsidR="009A4C94" w:rsidRDefault="009A4C94" w:rsidP="009A4C94">
      <w:pPr>
        <w:jc w:val="left"/>
      </w:pPr>
      <w:r>
        <w:rPr>
          <w:rStyle w:val="CommentReference"/>
        </w:rPr>
        <w:annotationRef/>
      </w:r>
      <w:r>
        <w:rPr>
          <w:sz w:val="20"/>
          <w:szCs w:val="20"/>
        </w:rPr>
        <w:t>What does this mean - and more importantly, what does mean in practice (and/or for your study)?</w:t>
      </w:r>
    </w:p>
  </w:comment>
  <w:comment w:id="3" w:author="Klarenberg,Geraldine" w:date="2022-11-17T20:15:00Z" w:initials="K">
    <w:p w14:paraId="05052CA8" w14:textId="77777777" w:rsidR="009A4C94" w:rsidRDefault="009A4C94" w:rsidP="009A4C94">
      <w:pPr>
        <w:jc w:val="left"/>
      </w:pPr>
      <w:r>
        <w:rPr>
          <w:rStyle w:val="CommentReference"/>
        </w:rPr>
        <w:annotationRef/>
      </w:r>
      <w:r>
        <w:rPr>
          <w:sz w:val="20"/>
          <w:szCs w:val="20"/>
        </w:rPr>
        <w:t>And what does all of this mean for your project?  Is there a method you think will work better? For different situations maybe: images from the field, vs images in a lab (with a more neutral background)?</w:t>
      </w:r>
    </w:p>
  </w:comment>
  <w:comment w:id="4" w:author="Klarenberg,Geraldine" w:date="2022-11-17T20:18:00Z" w:initials="K">
    <w:p w14:paraId="328EEF04" w14:textId="77777777" w:rsidR="009A4C94" w:rsidRDefault="009A4C94" w:rsidP="009A4C94">
      <w:pPr>
        <w:jc w:val="left"/>
      </w:pPr>
      <w:r>
        <w:rPr>
          <w:rStyle w:val="CommentReference"/>
        </w:rPr>
        <w:annotationRef/>
      </w:r>
      <w:r>
        <w:rPr>
          <w:sz w:val="20"/>
          <w:szCs w:val="20"/>
        </w:rPr>
        <w:t>I would look for a different term here, more something along the lines of “undefined”, “untractable”, or “indeterminate”.</w:t>
      </w:r>
    </w:p>
  </w:comment>
  <w:comment w:id="6" w:author="Klarenberg,Geraldine" w:date="2022-11-17T20:19:00Z" w:initials="K">
    <w:p w14:paraId="307438F5" w14:textId="77777777" w:rsidR="009A4C94" w:rsidRDefault="009A4C94" w:rsidP="009A4C94">
      <w:pPr>
        <w:jc w:val="left"/>
      </w:pPr>
      <w:r>
        <w:rPr>
          <w:rStyle w:val="CommentReference"/>
        </w:rPr>
        <w:annotationRef/>
      </w:r>
      <w:r>
        <w:rPr>
          <w:sz w:val="20"/>
          <w:szCs w:val="20"/>
        </w:rPr>
        <w:t>So is this something you want to do or implement? Why? Do you think maybe there will be more buy-in from users? Or it will be easier to optimize the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68DC1D" w15:done="0"/>
  <w15:commentEx w15:paraId="58D11CB9" w15:done="0"/>
  <w15:commentEx w15:paraId="6947DD64" w15:done="0"/>
  <w15:commentEx w15:paraId="05052CA8" w15:done="0"/>
  <w15:commentEx w15:paraId="328EEF04" w15:done="0"/>
  <w15:commentEx w15:paraId="307438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FD3D" w16cex:dateUtc="2022-11-17T23:34:00Z"/>
  <w16cex:commentExtensible w16cex:durableId="2720FE90" w16cex:dateUtc="2022-11-17T23:40:00Z"/>
  <w16cex:commentExtensible w16cex:durableId="27211475" w16cex:dateUtc="2022-11-18T01:13:00Z"/>
  <w16cex:commentExtensible w16cex:durableId="272114FD" w16cex:dateUtc="2022-11-18T01:15:00Z"/>
  <w16cex:commentExtensible w16cex:durableId="2721157F" w16cex:dateUtc="2022-11-18T01:18:00Z"/>
  <w16cex:commentExtensible w16cex:durableId="272115D4" w16cex:dateUtc="2022-11-18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68DC1D" w16cid:durableId="2720FD3D"/>
  <w16cid:commentId w16cid:paraId="58D11CB9" w16cid:durableId="2720FE90"/>
  <w16cid:commentId w16cid:paraId="6947DD64" w16cid:durableId="27211475"/>
  <w16cid:commentId w16cid:paraId="05052CA8" w16cid:durableId="272114FD"/>
  <w16cid:commentId w16cid:paraId="328EEF04" w16cid:durableId="2721157F"/>
  <w16cid:commentId w16cid:paraId="307438F5" w16cid:durableId="272115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1CD1"/>
    <w:multiLevelType w:val="hybridMultilevel"/>
    <w:tmpl w:val="29B45BA2"/>
    <w:lvl w:ilvl="0" w:tplc="64440A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B1157"/>
    <w:multiLevelType w:val="hybridMultilevel"/>
    <w:tmpl w:val="E03A9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774DD"/>
    <w:multiLevelType w:val="hybridMultilevel"/>
    <w:tmpl w:val="E2BE4A80"/>
    <w:lvl w:ilvl="0" w:tplc="B450F91A">
      <w:numFmt w:val="bullet"/>
      <w:lvlText w:val=""/>
      <w:lvlJc w:val="left"/>
      <w:pPr>
        <w:ind w:left="720" w:hanging="360"/>
      </w:pPr>
      <w:rPr>
        <w:rFonts w:ascii="Symbol" w:eastAsiaTheme="minorHAnsi" w:hAnsi="Symbol"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5002A"/>
    <w:multiLevelType w:val="hybridMultilevel"/>
    <w:tmpl w:val="DCEE433E"/>
    <w:lvl w:ilvl="0" w:tplc="29505A42">
      <w:start w:val="1"/>
      <w:numFmt w:val="bullet"/>
      <w:lvlText w:val="•"/>
      <w:lvlJc w:val="left"/>
      <w:pPr>
        <w:tabs>
          <w:tab w:val="num" w:pos="720"/>
        </w:tabs>
        <w:ind w:left="720" w:hanging="360"/>
      </w:pPr>
      <w:rPr>
        <w:rFonts w:ascii="Arial" w:hAnsi="Arial" w:hint="default"/>
      </w:rPr>
    </w:lvl>
    <w:lvl w:ilvl="1" w:tplc="0EBEF0AE">
      <w:start w:val="1"/>
      <w:numFmt w:val="decimal"/>
      <w:lvlText w:val="%2."/>
      <w:lvlJc w:val="left"/>
      <w:pPr>
        <w:tabs>
          <w:tab w:val="num" w:pos="1440"/>
        </w:tabs>
        <w:ind w:left="1440" w:hanging="360"/>
      </w:pPr>
    </w:lvl>
    <w:lvl w:ilvl="2" w:tplc="D6841970" w:tentative="1">
      <w:start w:val="1"/>
      <w:numFmt w:val="bullet"/>
      <w:lvlText w:val="•"/>
      <w:lvlJc w:val="left"/>
      <w:pPr>
        <w:tabs>
          <w:tab w:val="num" w:pos="2160"/>
        </w:tabs>
        <w:ind w:left="2160" w:hanging="360"/>
      </w:pPr>
      <w:rPr>
        <w:rFonts w:ascii="Arial" w:hAnsi="Arial" w:hint="default"/>
      </w:rPr>
    </w:lvl>
    <w:lvl w:ilvl="3" w:tplc="44C21E4C" w:tentative="1">
      <w:start w:val="1"/>
      <w:numFmt w:val="bullet"/>
      <w:lvlText w:val="•"/>
      <w:lvlJc w:val="left"/>
      <w:pPr>
        <w:tabs>
          <w:tab w:val="num" w:pos="2880"/>
        </w:tabs>
        <w:ind w:left="2880" w:hanging="360"/>
      </w:pPr>
      <w:rPr>
        <w:rFonts w:ascii="Arial" w:hAnsi="Arial" w:hint="default"/>
      </w:rPr>
    </w:lvl>
    <w:lvl w:ilvl="4" w:tplc="AB1A9026" w:tentative="1">
      <w:start w:val="1"/>
      <w:numFmt w:val="bullet"/>
      <w:lvlText w:val="•"/>
      <w:lvlJc w:val="left"/>
      <w:pPr>
        <w:tabs>
          <w:tab w:val="num" w:pos="3600"/>
        </w:tabs>
        <w:ind w:left="3600" w:hanging="360"/>
      </w:pPr>
      <w:rPr>
        <w:rFonts w:ascii="Arial" w:hAnsi="Arial" w:hint="default"/>
      </w:rPr>
    </w:lvl>
    <w:lvl w:ilvl="5" w:tplc="ABAEAD90" w:tentative="1">
      <w:start w:val="1"/>
      <w:numFmt w:val="bullet"/>
      <w:lvlText w:val="•"/>
      <w:lvlJc w:val="left"/>
      <w:pPr>
        <w:tabs>
          <w:tab w:val="num" w:pos="4320"/>
        </w:tabs>
        <w:ind w:left="4320" w:hanging="360"/>
      </w:pPr>
      <w:rPr>
        <w:rFonts w:ascii="Arial" w:hAnsi="Arial" w:hint="default"/>
      </w:rPr>
    </w:lvl>
    <w:lvl w:ilvl="6" w:tplc="05A4C54E" w:tentative="1">
      <w:start w:val="1"/>
      <w:numFmt w:val="bullet"/>
      <w:lvlText w:val="•"/>
      <w:lvlJc w:val="left"/>
      <w:pPr>
        <w:tabs>
          <w:tab w:val="num" w:pos="5040"/>
        </w:tabs>
        <w:ind w:left="5040" w:hanging="360"/>
      </w:pPr>
      <w:rPr>
        <w:rFonts w:ascii="Arial" w:hAnsi="Arial" w:hint="default"/>
      </w:rPr>
    </w:lvl>
    <w:lvl w:ilvl="7" w:tplc="D4A0AFD0" w:tentative="1">
      <w:start w:val="1"/>
      <w:numFmt w:val="bullet"/>
      <w:lvlText w:val="•"/>
      <w:lvlJc w:val="left"/>
      <w:pPr>
        <w:tabs>
          <w:tab w:val="num" w:pos="5760"/>
        </w:tabs>
        <w:ind w:left="5760" w:hanging="360"/>
      </w:pPr>
      <w:rPr>
        <w:rFonts w:ascii="Arial" w:hAnsi="Arial" w:hint="default"/>
      </w:rPr>
    </w:lvl>
    <w:lvl w:ilvl="8" w:tplc="67C44D4C" w:tentative="1">
      <w:start w:val="1"/>
      <w:numFmt w:val="bullet"/>
      <w:lvlText w:val="•"/>
      <w:lvlJc w:val="left"/>
      <w:pPr>
        <w:tabs>
          <w:tab w:val="num" w:pos="6480"/>
        </w:tabs>
        <w:ind w:left="6480" w:hanging="360"/>
      </w:pPr>
      <w:rPr>
        <w:rFonts w:ascii="Arial" w:hAnsi="Arial" w:hint="default"/>
      </w:rPr>
    </w:lvl>
  </w:abstractNum>
  <w:num w:numId="1" w16cid:durableId="1667323150">
    <w:abstractNumId w:val="0"/>
  </w:num>
  <w:num w:numId="2" w16cid:durableId="1713268391">
    <w:abstractNumId w:val="2"/>
  </w:num>
  <w:num w:numId="3" w16cid:durableId="1033504766">
    <w:abstractNumId w:val="3"/>
  </w:num>
  <w:num w:numId="4" w16cid:durableId="12419872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arenberg,Geraldine">
    <w15:presenceInfo w15:providerId="AD" w15:userId="S::gklarenberg@ufl.edu::f7ec3542-30d9-4a93-b3f2-8bf42d915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01"/>
    <w:rsid w:val="00036E08"/>
    <w:rsid w:val="00040E0C"/>
    <w:rsid w:val="00056164"/>
    <w:rsid w:val="000F213D"/>
    <w:rsid w:val="001567F6"/>
    <w:rsid w:val="00265DDC"/>
    <w:rsid w:val="00294513"/>
    <w:rsid w:val="002E4623"/>
    <w:rsid w:val="0035423A"/>
    <w:rsid w:val="00441587"/>
    <w:rsid w:val="00446BE8"/>
    <w:rsid w:val="004B497E"/>
    <w:rsid w:val="004E0469"/>
    <w:rsid w:val="00501866"/>
    <w:rsid w:val="0061299A"/>
    <w:rsid w:val="006A0CEF"/>
    <w:rsid w:val="00712EAB"/>
    <w:rsid w:val="007378BA"/>
    <w:rsid w:val="00753588"/>
    <w:rsid w:val="007C13F1"/>
    <w:rsid w:val="007D3B07"/>
    <w:rsid w:val="00802D73"/>
    <w:rsid w:val="00813087"/>
    <w:rsid w:val="009A4C94"/>
    <w:rsid w:val="00A11971"/>
    <w:rsid w:val="00A27406"/>
    <w:rsid w:val="00A413CF"/>
    <w:rsid w:val="00A6421F"/>
    <w:rsid w:val="00A95666"/>
    <w:rsid w:val="00BF0ACC"/>
    <w:rsid w:val="00CF4AD4"/>
    <w:rsid w:val="00E457D3"/>
    <w:rsid w:val="00E743A8"/>
    <w:rsid w:val="00F00A76"/>
    <w:rsid w:val="00F1750E"/>
    <w:rsid w:val="00F87401"/>
    <w:rsid w:val="00FE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2206"/>
  <w15:chartTrackingRefBased/>
  <w15:docId w15:val="{7D2580A4-9C37-4BBE-B35B-73C054C2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3A8"/>
    <w:pPr>
      <w:jc w:val="both"/>
    </w:pPr>
    <w:rPr>
      <w:sz w:val="24"/>
    </w:rPr>
  </w:style>
  <w:style w:type="paragraph" w:styleId="Heading1">
    <w:name w:val="heading 1"/>
    <w:basedOn w:val="Normal"/>
    <w:next w:val="Normal"/>
    <w:link w:val="Heading1Char"/>
    <w:uiPriority w:val="9"/>
    <w:qFormat/>
    <w:rsid w:val="007C13F1"/>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457D3"/>
    <w:pPr>
      <w:keepNext/>
      <w:keepLines/>
      <w:spacing w:before="40" w:after="0"/>
      <w:outlineLvl w:val="1"/>
    </w:pPr>
    <w:rPr>
      <w:rFonts w:asciiTheme="majorHAnsi" w:eastAsiaTheme="majorEastAsia" w:hAnsiTheme="majorHAnsi" w:cstheme="majorBidi"/>
      <w:sz w:val="28"/>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50E"/>
    <w:pPr>
      <w:ind w:left="720"/>
      <w:contextualSpacing/>
    </w:pPr>
  </w:style>
  <w:style w:type="character" w:styleId="Hyperlink">
    <w:name w:val="Hyperlink"/>
    <w:basedOn w:val="DefaultParagraphFont"/>
    <w:uiPriority w:val="99"/>
    <w:unhideWhenUsed/>
    <w:rsid w:val="004E0469"/>
    <w:rPr>
      <w:color w:val="0563C1" w:themeColor="hyperlink"/>
      <w:u w:val="single"/>
    </w:rPr>
  </w:style>
  <w:style w:type="character" w:styleId="UnresolvedMention">
    <w:name w:val="Unresolved Mention"/>
    <w:basedOn w:val="DefaultParagraphFont"/>
    <w:uiPriority w:val="99"/>
    <w:semiHidden/>
    <w:unhideWhenUsed/>
    <w:rsid w:val="004E0469"/>
    <w:rPr>
      <w:color w:val="605E5C"/>
      <w:shd w:val="clear" w:color="auto" w:fill="E1DFDD"/>
    </w:rPr>
  </w:style>
  <w:style w:type="paragraph" w:styleId="NoSpacing">
    <w:name w:val="No Spacing"/>
    <w:link w:val="NoSpacingChar"/>
    <w:uiPriority w:val="1"/>
    <w:qFormat/>
    <w:rsid w:val="00501866"/>
    <w:pPr>
      <w:spacing w:after="0" w:line="240" w:lineRule="auto"/>
    </w:pPr>
    <w:rPr>
      <w:rFonts w:eastAsiaTheme="minorEastAsia"/>
    </w:rPr>
  </w:style>
  <w:style w:type="character" w:customStyle="1" w:styleId="NoSpacingChar">
    <w:name w:val="No Spacing Char"/>
    <w:basedOn w:val="DefaultParagraphFont"/>
    <w:link w:val="NoSpacing"/>
    <w:uiPriority w:val="1"/>
    <w:rsid w:val="00501866"/>
    <w:rPr>
      <w:rFonts w:eastAsiaTheme="minorEastAsia"/>
    </w:rPr>
  </w:style>
  <w:style w:type="character" w:styleId="CommentReference">
    <w:name w:val="annotation reference"/>
    <w:basedOn w:val="DefaultParagraphFont"/>
    <w:uiPriority w:val="99"/>
    <w:semiHidden/>
    <w:unhideWhenUsed/>
    <w:rsid w:val="00A11971"/>
    <w:rPr>
      <w:sz w:val="16"/>
      <w:szCs w:val="16"/>
    </w:rPr>
  </w:style>
  <w:style w:type="character" w:styleId="PlaceholderText">
    <w:name w:val="Placeholder Text"/>
    <w:basedOn w:val="DefaultParagraphFont"/>
    <w:uiPriority w:val="99"/>
    <w:semiHidden/>
    <w:rsid w:val="00294513"/>
    <w:rPr>
      <w:color w:val="808080"/>
    </w:rPr>
  </w:style>
  <w:style w:type="character" w:customStyle="1" w:styleId="Heading1Char">
    <w:name w:val="Heading 1 Char"/>
    <w:basedOn w:val="DefaultParagraphFont"/>
    <w:link w:val="Heading1"/>
    <w:uiPriority w:val="9"/>
    <w:rsid w:val="007C13F1"/>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E457D3"/>
    <w:rPr>
      <w:rFonts w:asciiTheme="majorHAnsi" w:eastAsiaTheme="majorEastAsia" w:hAnsiTheme="majorHAnsi" w:cstheme="majorBidi"/>
      <w:sz w:val="28"/>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1824">
      <w:bodyDiv w:val="1"/>
      <w:marLeft w:val="0"/>
      <w:marRight w:val="0"/>
      <w:marTop w:val="0"/>
      <w:marBottom w:val="0"/>
      <w:divBdr>
        <w:top w:val="none" w:sz="0" w:space="0" w:color="auto"/>
        <w:left w:val="none" w:sz="0" w:space="0" w:color="auto"/>
        <w:bottom w:val="none" w:sz="0" w:space="0" w:color="auto"/>
        <w:right w:val="none" w:sz="0" w:space="0" w:color="auto"/>
      </w:divBdr>
    </w:div>
    <w:div w:id="236326136">
      <w:bodyDiv w:val="1"/>
      <w:marLeft w:val="0"/>
      <w:marRight w:val="0"/>
      <w:marTop w:val="0"/>
      <w:marBottom w:val="0"/>
      <w:divBdr>
        <w:top w:val="none" w:sz="0" w:space="0" w:color="auto"/>
        <w:left w:val="none" w:sz="0" w:space="0" w:color="auto"/>
        <w:bottom w:val="none" w:sz="0" w:space="0" w:color="auto"/>
        <w:right w:val="none" w:sz="0" w:space="0" w:color="auto"/>
      </w:divBdr>
    </w:div>
    <w:div w:id="246886289">
      <w:bodyDiv w:val="1"/>
      <w:marLeft w:val="0"/>
      <w:marRight w:val="0"/>
      <w:marTop w:val="0"/>
      <w:marBottom w:val="0"/>
      <w:divBdr>
        <w:top w:val="none" w:sz="0" w:space="0" w:color="auto"/>
        <w:left w:val="none" w:sz="0" w:space="0" w:color="auto"/>
        <w:bottom w:val="none" w:sz="0" w:space="0" w:color="auto"/>
        <w:right w:val="none" w:sz="0" w:space="0" w:color="auto"/>
      </w:divBdr>
    </w:div>
    <w:div w:id="247084370">
      <w:bodyDiv w:val="1"/>
      <w:marLeft w:val="0"/>
      <w:marRight w:val="0"/>
      <w:marTop w:val="0"/>
      <w:marBottom w:val="0"/>
      <w:divBdr>
        <w:top w:val="none" w:sz="0" w:space="0" w:color="auto"/>
        <w:left w:val="none" w:sz="0" w:space="0" w:color="auto"/>
        <w:bottom w:val="none" w:sz="0" w:space="0" w:color="auto"/>
        <w:right w:val="none" w:sz="0" w:space="0" w:color="auto"/>
      </w:divBdr>
    </w:div>
    <w:div w:id="247741058">
      <w:bodyDiv w:val="1"/>
      <w:marLeft w:val="0"/>
      <w:marRight w:val="0"/>
      <w:marTop w:val="0"/>
      <w:marBottom w:val="0"/>
      <w:divBdr>
        <w:top w:val="none" w:sz="0" w:space="0" w:color="auto"/>
        <w:left w:val="none" w:sz="0" w:space="0" w:color="auto"/>
        <w:bottom w:val="none" w:sz="0" w:space="0" w:color="auto"/>
        <w:right w:val="none" w:sz="0" w:space="0" w:color="auto"/>
      </w:divBdr>
    </w:div>
    <w:div w:id="258293550">
      <w:bodyDiv w:val="1"/>
      <w:marLeft w:val="0"/>
      <w:marRight w:val="0"/>
      <w:marTop w:val="0"/>
      <w:marBottom w:val="0"/>
      <w:divBdr>
        <w:top w:val="none" w:sz="0" w:space="0" w:color="auto"/>
        <w:left w:val="none" w:sz="0" w:space="0" w:color="auto"/>
        <w:bottom w:val="none" w:sz="0" w:space="0" w:color="auto"/>
        <w:right w:val="none" w:sz="0" w:space="0" w:color="auto"/>
      </w:divBdr>
      <w:divsChild>
        <w:div w:id="1163544384">
          <w:marLeft w:val="480"/>
          <w:marRight w:val="0"/>
          <w:marTop w:val="0"/>
          <w:marBottom w:val="0"/>
          <w:divBdr>
            <w:top w:val="none" w:sz="0" w:space="0" w:color="auto"/>
            <w:left w:val="none" w:sz="0" w:space="0" w:color="auto"/>
            <w:bottom w:val="none" w:sz="0" w:space="0" w:color="auto"/>
            <w:right w:val="none" w:sz="0" w:space="0" w:color="auto"/>
          </w:divBdr>
        </w:div>
      </w:divsChild>
    </w:div>
    <w:div w:id="278146476">
      <w:bodyDiv w:val="1"/>
      <w:marLeft w:val="0"/>
      <w:marRight w:val="0"/>
      <w:marTop w:val="0"/>
      <w:marBottom w:val="0"/>
      <w:divBdr>
        <w:top w:val="none" w:sz="0" w:space="0" w:color="auto"/>
        <w:left w:val="none" w:sz="0" w:space="0" w:color="auto"/>
        <w:bottom w:val="none" w:sz="0" w:space="0" w:color="auto"/>
        <w:right w:val="none" w:sz="0" w:space="0" w:color="auto"/>
      </w:divBdr>
    </w:div>
    <w:div w:id="342442657">
      <w:bodyDiv w:val="1"/>
      <w:marLeft w:val="0"/>
      <w:marRight w:val="0"/>
      <w:marTop w:val="0"/>
      <w:marBottom w:val="0"/>
      <w:divBdr>
        <w:top w:val="none" w:sz="0" w:space="0" w:color="auto"/>
        <w:left w:val="none" w:sz="0" w:space="0" w:color="auto"/>
        <w:bottom w:val="none" w:sz="0" w:space="0" w:color="auto"/>
        <w:right w:val="none" w:sz="0" w:space="0" w:color="auto"/>
      </w:divBdr>
      <w:divsChild>
        <w:div w:id="114108062">
          <w:marLeft w:val="480"/>
          <w:marRight w:val="0"/>
          <w:marTop w:val="0"/>
          <w:marBottom w:val="0"/>
          <w:divBdr>
            <w:top w:val="none" w:sz="0" w:space="0" w:color="auto"/>
            <w:left w:val="none" w:sz="0" w:space="0" w:color="auto"/>
            <w:bottom w:val="none" w:sz="0" w:space="0" w:color="auto"/>
            <w:right w:val="none" w:sz="0" w:space="0" w:color="auto"/>
          </w:divBdr>
        </w:div>
      </w:divsChild>
    </w:div>
    <w:div w:id="353045385">
      <w:bodyDiv w:val="1"/>
      <w:marLeft w:val="0"/>
      <w:marRight w:val="0"/>
      <w:marTop w:val="0"/>
      <w:marBottom w:val="0"/>
      <w:divBdr>
        <w:top w:val="none" w:sz="0" w:space="0" w:color="auto"/>
        <w:left w:val="none" w:sz="0" w:space="0" w:color="auto"/>
        <w:bottom w:val="none" w:sz="0" w:space="0" w:color="auto"/>
        <w:right w:val="none" w:sz="0" w:space="0" w:color="auto"/>
      </w:divBdr>
      <w:divsChild>
        <w:div w:id="1581787363">
          <w:marLeft w:val="480"/>
          <w:marRight w:val="0"/>
          <w:marTop w:val="0"/>
          <w:marBottom w:val="0"/>
          <w:divBdr>
            <w:top w:val="none" w:sz="0" w:space="0" w:color="auto"/>
            <w:left w:val="none" w:sz="0" w:space="0" w:color="auto"/>
            <w:bottom w:val="none" w:sz="0" w:space="0" w:color="auto"/>
            <w:right w:val="none" w:sz="0" w:space="0" w:color="auto"/>
          </w:divBdr>
        </w:div>
      </w:divsChild>
    </w:div>
    <w:div w:id="468595851">
      <w:bodyDiv w:val="1"/>
      <w:marLeft w:val="0"/>
      <w:marRight w:val="0"/>
      <w:marTop w:val="0"/>
      <w:marBottom w:val="0"/>
      <w:divBdr>
        <w:top w:val="none" w:sz="0" w:space="0" w:color="auto"/>
        <w:left w:val="none" w:sz="0" w:space="0" w:color="auto"/>
        <w:bottom w:val="none" w:sz="0" w:space="0" w:color="auto"/>
        <w:right w:val="none" w:sz="0" w:space="0" w:color="auto"/>
      </w:divBdr>
    </w:div>
    <w:div w:id="510098655">
      <w:bodyDiv w:val="1"/>
      <w:marLeft w:val="0"/>
      <w:marRight w:val="0"/>
      <w:marTop w:val="0"/>
      <w:marBottom w:val="0"/>
      <w:divBdr>
        <w:top w:val="none" w:sz="0" w:space="0" w:color="auto"/>
        <w:left w:val="none" w:sz="0" w:space="0" w:color="auto"/>
        <w:bottom w:val="none" w:sz="0" w:space="0" w:color="auto"/>
        <w:right w:val="none" w:sz="0" w:space="0" w:color="auto"/>
      </w:divBdr>
    </w:div>
    <w:div w:id="520125065">
      <w:bodyDiv w:val="1"/>
      <w:marLeft w:val="0"/>
      <w:marRight w:val="0"/>
      <w:marTop w:val="0"/>
      <w:marBottom w:val="0"/>
      <w:divBdr>
        <w:top w:val="none" w:sz="0" w:space="0" w:color="auto"/>
        <w:left w:val="none" w:sz="0" w:space="0" w:color="auto"/>
        <w:bottom w:val="none" w:sz="0" w:space="0" w:color="auto"/>
        <w:right w:val="none" w:sz="0" w:space="0" w:color="auto"/>
      </w:divBdr>
    </w:div>
    <w:div w:id="551617032">
      <w:bodyDiv w:val="1"/>
      <w:marLeft w:val="0"/>
      <w:marRight w:val="0"/>
      <w:marTop w:val="0"/>
      <w:marBottom w:val="0"/>
      <w:divBdr>
        <w:top w:val="none" w:sz="0" w:space="0" w:color="auto"/>
        <w:left w:val="none" w:sz="0" w:space="0" w:color="auto"/>
        <w:bottom w:val="none" w:sz="0" w:space="0" w:color="auto"/>
        <w:right w:val="none" w:sz="0" w:space="0" w:color="auto"/>
      </w:divBdr>
    </w:div>
    <w:div w:id="591164637">
      <w:bodyDiv w:val="1"/>
      <w:marLeft w:val="0"/>
      <w:marRight w:val="0"/>
      <w:marTop w:val="0"/>
      <w:marBottom w:val="0"/>
      <w:divBdr>
        <w:top w:val="none" w:sz="0" w:space="0" w:color="auto"/>
        <w:left w:val="none" w:sz="0" w:space="0" w:color="auto"/>
        <w:bottom w:val="none" w:sz="0" w:space="0" w:color="auto"/>
        <w:right w:val="none" w:sz="0" w:space="0" w:color="auto"/>
      </w:divBdr>
      <w:divsChild>
        <w:div w:id="48694897">
          <w:marLeft w:val="480"/>
          <w:marRight w:val="0"/>
          <w:marTop w:val="0"/>
          <w:marBottom w:val="0"/>
          <w:divBdr>
            <w:top w:val="none" w:sz="0" w:space="0" w:color="auto"/>
            <w:left w:val="none" w:sz="0" w:space="0" w:color="auto"/>
            <w:bottom w:val="none" w:sz="0" w:space="0" w:color="auto"/>
            <w:right w:val="none" w:sz="0" w:space="0" w:color="auto"/>
          </w:divBdr>
        </w:div>
      </w:divsChild>
    </w:div>
    <w:div w:id="593124473">
      <w:bodyDiv w:val="1"/>
      <w:marLeft w:val="0"/>
      <w:marRight w:val="0"/>
      <w:marTop w:val="0"/>
      <w:marBottom w:val="0"/>
      <w:divBdr>
        <w:top w:val="none" w:sz="0" w:space="0" w:color="auto"/>
        <w:left w:val="none" w:sz="0" w:space="0" w:color="auto"/>
        <w:bottom w:val="none" w:sz="0" w:space="0" w:color="auto"/>
        <w:right w:val="none" w:sz="0" w:space="0" w:color="auto"/>
      </w:divBdr>
    </w:div>
    <w:div w:id="664940818">
      <w:bodyDiv w:val="1"/>
      <w:marLeft w:val="0"/>
      <w:marRight w:val="0"/>
      <w:marTop w:val="0"/>
      <w:marBottom w:val="0"/>
      <w:divBdr>
        <w:top w:val="none" w:sz="0" w:space="0" w:color="auto"/>
        <w:left w:val="none" w:sz="0" w:space="0" w:color="auto"/>
        <w:bottom w:val="none" w:sz="0" w:space="0" w:color="auto"/>
        <w:right w:val="none" w:sz="0" w:space="0" w:color="auto"/>
      </w:divBdr>
    </w:div>
    <w:div w:id="681249432">
      <w:bodyDiv w:val="1"/>
      <w:marLeft w:val="0"/>
      <w:marRight w:val="0"/>
      <w:marTop w:val="0"/>
      <w:marBottom w:val="0"/>
      <w:divBdr>
        <w:top w:val="none" w:sz="0" w:space="0" w:color="auto"/>
        <w:left w:val="none" w:sz="0" w:space="0" w:color="auto"/>
        <w:bottom w:val="none" w:sz="0" w:space="0" w:color="auto"/>
        <w:right w:val="none" w:sz="0" w:space="0" w:color="auto"/>
      </w:divBdr>
    </w:div>
    <w:div w:id="712385381">
      <w:bodyDiv w:val="1"/>
      <w:marLeft w:val="0"/>
      <w:marRight w:val="0"/>
      <w:marTop w:val="0"/>
      <w:marBottom w:val="0"/>
      <w:divBdr>
        <w:top w:val="none" w:sz="0" w:space="0" w:color="auto"/>
        <w:left w:val="none" w:sz="0" w:space="0" w:color="auto"/>
        <w:bottom w:val="none" w:sz="0" w:space="0" w:color="auto"/>
        <w:right w:val="none" w:sz="0" w:space="0" w:color="auto"/>
      </w:divBdr>
    </w:div>
    <w:div w:id="719282937">
      <w:bodyDiv w:val="1"/>
      <w:marLeft w:val="0"/>
      <w:marRight w:val="0"/>
      <w:marTop w:val="0"/>
      <w:marBottom w:val="0"/>
      <w:divBdr>
        <w:top w:val="none" w:sz="0" w:space="0" w:color="auto"/>
        <w:left w:val="none" w:sz="0" w:space="0" w:color="auto"/>
        <w:bottom w:val="none" w:sz="0" w:space="0" w:color="auto"/>
        <w:right w:val="none" w:sz="0" w:space="0" w:color="auto"/>
      </w:divBdr>
    </w:div>
    <w:div w:id="749353477">
      <w:bodyDiv w:val="1"/>
      <w:marLeft w:val="0"/>
      <w:marRight w:val="0"/>
      <w:marTop w:val="0"/>
      <w:marBottom w:val="0"/>
      <w:divBdr>
        <w:top w:val="none" w:sz="0" w:space="0" w:color="auto"/>
        <w:left w:val="none" w:sz="0" w:space="0" w:color="auto"/>
        <w:bottom w:val="none" w:sz="0" w:space="0" w:color="auto"/>
        <w:right w:val="none" w:sz="0" w:space="0" w:color="auto"/>
      </w:divBdr>
    </w:div>
    <w:div w:id="772701954">
      <w:bodyDiv w:val="1"/>
      <w:marLeft w:val="0"/>
      <w:marRight w:val="0"/>
      <w:marTop w:val="0"/>
      <w:marBottom w:val="0"/>
      <w:divBdr>
        <w:top w:val="none" w:sz="0" w:space="0" w:color="auto"/>
        <w:left w:val="none" w:sz="0" w:space="0" w:color="auto"/>
        <w:bottom w:val="none" w:sz="0" w:space="0" w:color="auto"/>
        <w:right w:val="none" w:sz="0" w:space="0" w:color="auto"/>
      </w:divBdr>
    </w:div>
    <w:div w:id="799759809">
      <w:bodyDiv w:val="1"/>
      <w:marLeft w:val="0"/>
      <w:marRight w:val="0"/>
      <w:marTop w:val="0"/>
      <w:marBottom w:val="0"/>
      <w:divBdr>
        <w:top w:val="none" w:sz="0" w:space="0" w:color="auto"/>
        <w:left w:val="none" w:sz="0" w:space="0" w:color="auto"/>
        <w:bottom w:val="none" w:sz="0" w:space="0" w:color="auto"/>
        <w:right w:val="none" w:sz="0" w:space="0" w:color="auto"/>
      </w:divBdr>
    </w:div>
    <w:div w:id="806819164">
      <w:bodyDiv w:val="1"/>
      <w:marLeft w:val="0"/>
      <w:marRight w:val="0"/>
      <w:marTop w:val="0"/>
      <w:marBottom w:val="0"/>
      <w:divBdr>
        <w:top w:val="none" w:sz="0" w:space="0" w:color="auto"/>
        <w:left w:val="none" w:sz="0" w:space="0" w:color="auto"/>
        <w:bottom w:val="none" w:sz="0" w:space="0" w:color="auto"/>
        <w:right w:val="none" w:sz="0" w:space="0" w:color="auto"/>
      </w:divBdr>
    </w:div>
    <w:div w:id="825701650">
      <w:bodyDiv w:val="1"/>
      <w:marLeft w:val="0"/>
      <w:marRight w:val="0"/>
      <w:marTop w:val="0"/>
      <w:marBottom w:val="0"/>
      <w:divBdr>
        <w:top w:val="none" w:sz="0" w:space="0" w:color="auto"/>
        <w:left w:val="none" w:sz="0" w:space="0" w:color="auto"/>
        <w:bottom w:val="none" w:sz="0" w:space="0" w:color="auto"/>
        <w:right w:val="none" w:sz="0" w:space="0" w:color="auto"/>
      </w:divBdr>
    </w:div>
    <w:div w:id="945189085">
      <w:bodyDiv w:val="1"/>
      <w:marLeft w:val="0"/>
      <w:marRight w:val="0"/>
      <w:marTop w:val="0"/>
      <w:marBottom w:val="0"/>
      <w:divBdr>
        <w:top w:val="none" w:sz="0" w:space="0" w:color="auto"/>
        <w:left w:val="none" w:sz="0" w:space="0" w:color="auto"/>
        <w:bottom w:val="none" w:sz="0" w:space="0" w:color="auto"/>
        <w:right w:val="none" w:sz="0" w:space="0" w:color="auto"/>
      </w:divBdr>
    </w:div>
    <w:div w:id="955284867">
      <w:bodyDiv w:val="1"/>
      <w:marLeft w:val="0"/>
      <w:marRight w:val="0"/>
      <w:marTop w:val="0"/>
      <w:marBottom w:val="0"/>
      <w:divBdr>
        <w:top w:val="none" w:sz="0" w:space="0" w:color="auto"/>
        <w:left w:val="none" w:sz="0" w:space="0" w:color="auto"/>
        <w:bottom w:val="none" w:sz="0" w:space="0" w:color="auto"/>
        <w:right w:val="none" w:sz="0" w:space="0" w:color="auto"/>
      </w:divBdr>
      <w:divsChild>
        <w:div w:id="622538264">
          <w:marLeft w:val="480"/>
          <w:marRight w:val="0"/>
          <w:marTop w:val="0"/>
          <w:marBottom w:val="0"/>
          <w:divBdr>
            <w:top w:val="none" w:sz="0" w:space="0" w:color="auto"/>
            <w:left w:val="none" w:sz="0" w:space="0" w:color="auto"/>
            <w:bottom w:val="none" w:sz="0" w:space="0" w:color="auto"/>
            <w:right w:val="none" w:sz="0" w:space="0" w:color="auto"/>
          </w:divBdr>
        </w:div>
        <w:div w:id="1560359815">
          <w:marLeft w:val="480"/>
          <w:marRight w:val="0"/>
          <w:marTop w:val="0"/>
          <w:marBottom w:val="0"/>
          <w:divBdr>
            <w:top w:val="none" w:sz="0" w:space="0" w:color="auto"/>
            <w:left w:val="none" w:sz="0" w:space="0" w:color="auto"/>
            <w:bottom w:val="none" w:sz="0" w:space="0" w:color="auto"/>
            <w:right w:val="none" w:sz="0" w:space="0" w:color="auto"/>
          </w:divBdr>
        </w:div>
        <w:div w:id="1684625554">
          <w:marLeft w:val="480"/>
          <w:marRight w:val="0"/>
          <w:marTop w:val="0"/>
          <w:marBottom w:val="0"/>
          <w:divBdr>
            <w:top w:val="none" w:sz="0" w:space="0" w:color="auto"/>
            <w:left w:val="none" w:sz="0" w:space="0" w:color="auto"/>
            <w:bottom w:val="none" w:sz="0" w:space="0" w:color="auto"/>
            <w:right w:val="none" w:sz="0" w:space="0" w:color="auto"/>
          </w:divBdr>
        </w:div>
        <w:div w:id="62219502">
          <w:marLeft w:val="480"/>
          <w:marRight w:val="0"/>
          <w:marTop w:val="0"/>
          <w:marBottom w:val="0"/>
          <w:divBdr>
            <w:top w:val="none" w:sz="0" w:space="0" w:color="auto"/>
            <w:left w:val="none" w:sz="0" w:space="0" w:color="auto"/>
            <w:bottom w:val="none" w:sz="0" w:space="0" w:color="auto"/>
            <w:right w:val="none" w:sz="0" w:space="0" w:color="auto"/>
          </w:divBdr>
        </w:div>
        <w:div w:id="812909696">
          <w:marLeft w:val="480"/>
          <w:marRight w:val="0"/>
          <w:marTop w:val="0"/>
          <w:marBottom w:val="0"/>
          <w:divBdr>
            <w:top w:val="none" w:sz="0" w:space="0" w:color="auto"/>
            <w:left w:val="none" w:sz="0" w:space="0" w:color="auto"/>
            <w:bottom w:val="none" w:sz="0" w:space="0" w:color="auto"/>
            <w:right w:val="none" w:sz="0" w:space="0" w:color="auto"/>
          </w:divBdr>
        </w:div>
        <w:div w:id="980307701">
          <w:marLeft w:val="480"/>
          <w:marRight w:val="0"/>
          <w:marTop w:val="0"/>
          <w:marBottom w:val="0"/>
          <w:divBdr>
            <w:top w:val="none" w:sz="0" w:space="0" w:color="auto"/>
            <w:left w:val="none" w:sz="0" w:space="0" w:color="auto"/>
            <w:bottom w:val="none" w:sz="0" w:space="0" w:color="auto"/>
            <w:right w:val="none" w:sz="0" w:space="0" w:color="auto"/>
          </w:divBdr>
        </w:div>
        <w:div w:id="576089460">
          <w:marLeft w:val="480"/>
          <w:marRight w:val="0"/>
          <w:marTop w:val="0"/>
          <w:marBottom w:val="0"/>
          <w:divBdr>
            <w:top w:val="none" w:sz="0" w:space="0" w:color="auto"/>
            <w:left w:val="none" w:sz="0" w:space="0" w:color="auto"/>
            <w:bottom w:val="none" w:sz="0" w:space="0" w:color="auto"/>
            <w:right w:val="none" w:sz="0" w:space="0" w:color="auto"/>
          </w:divBdr>
        </w:div>
        <w:div w:id="464348729">
          <w:marLeft w:val="480"/>
          <w:marRight w:val="0"/>
          <w:marTop w:val="0"/>
          <w:marBottom w:val="0"/>
          <w:divBdr>
            <w:top w:val="none" w:sz="0" w:space="0" w:color="auto"/>
            <w:left w:val="none" w:sz="0" w:space="0" w:color="auto"/>
            <w:bottom w:val="none" w:sz="0" w:space="0" w:color="auto"/>
            <w:right w:val="none" w:sz="0" w:space="0" w:color="auto"/>
          </w:divBdr>
        </w:div>
        <w:div w:id="868955487">
          <w:marLeft w:val="480"/>
          <w:marRight w:val="0"/>
          <w:marTop w:val="0"/>
          <w:marBottom w:val="0"/>
          <w:divBdr>
            <w:top w:val="none" w:sz="0" w:space="0" w:color="auto"/>
            <w:left w:val="none" w:sz="0" w:space="0" w:color="auto"/>
            <w:bottom w:val="none" w:sz="0" w:space="0" w:color="auto"/>
            <w:right w:val="none" w:sz="0" w:space="0" w:color="auto"/>
          </w:divBdr>
        </w:div>
        <w:div w:id="41027873">
          <w:marLeft w:val="480"/>
          <w:marRight w:val="0"/>
          <w:marTop w:val="0"/>
          <w:marBottom w:val="0"/>
          <w:divBdr>
            <w:top w:val="none" w:sz="0" w:space="0" w:color="auto"/>
            <w:left w:val="none" w:sz="0" w:space="0" w:color="auto"/>
            <w:bottom w:val="none" w:sz="0" w:space="0" w:color="auto"/>
            <w:right w:val="none" w:sz="0" w:space="0" w:color="auto"/>
          </w:divBdr>
        </w:div>
        <w:div w:id="1179273547">
          <w:marLeft w:val="480"/>
          <w:marRight w:val="0"/>
          <w:marTop w:val="0"/>
          <w:marBottom w:val="0"/>
          <w:divBdr>
            <w:top w:val="none" w:sz="0" w:space="0" w:color="auto"/>
            <w:left w:val="none" w:sz="0" w:space="0" w:color="auto"/>
            <w:bottom w:val="none" w:sz="0" w:space="0" w:color="auto"/>
            <w:right w:val="none" w:sz="0" w:space="0" w:color="auto"/>
          </w:divBdr>
        </w:div>
        <w:div w:id="1733041424">
          <w:marLeft w:val="480"/>
          <w:marRight w:val="0"/>
          <w:marTop w:val="0"/>
          <w:marBottom w:val="0"/>
          <w:divBdr>
            <w:top w:val="none" w:sz="0" w:space="0" w:color="auto"/>
            <w:left w:val="none" w:sz="0" w:space="0" w:color="auto"/>
            <w:bottom w:val="none" w:sz="0" w:space="0" w:color="auto"/>
            <w:right w:val="none" w:sz="0" w:space="0" w:color="auto"/>
          </w:divBdr>
        </w:div>
        <w:div w:id="6057911">
          <w:marLeft w:val="480"/>
          <w:marRight w:val="0"/>
          <w:marTop w:val="0"/>
          <w:marBottom w:val="0"/>
          <w:divBdr>
            <w:top w:val="none" w:sz="0" w:space="0" w:color="auto"/>
            <w:left w:val="none" w:sz="0" w:space="0" w:color="auto"/>
            <w:bottom w:val="none" w:sz="0" w:space="0" w:color="auto"/>
            <w:right w:val="none" w:sz="0" w:space="0" w:color="auto"/>
          </w:divBdr>
        </w:div>
        <w:div w:id="1649896839">
          <w:marLeft w:val="480"/>
          <w:marRight w:val="0"/>
          <w:marTop w:val="0"/>
          <w:marBottom w:val="0"/>
          <w:divBdr>
            <w:top w:val="none" w:sz="0" w:space="0" w:color="auto"/>
            <w:left w:val="none" w:sz="0" w:space="0" w:color="auto"/>
            <w:bottom w:val="none" w:sz="0" w:space="0" w:color="auto"/>
            <w:right w:val="none" w:sz="0" w:space="0" w:color="auto"/>
          </w:divBdr>
        </w:div>
        <w:div w:id="228544256">
          <w:marLeft w:val="480"/>
          <w:marRight w:val="0"/>
          <w:marTop w:val="0"/>
          <w:marBottom w:val="0"/>
          <w:divBdr>
            <w:top w:val="none" w:sz="0" w:space="0" w:color="auto"/>
            <w:left w:val="none" w:sz="0" w:space="0" w:color="auto"/>
            <w:bottom w:val="none" w:sz="0" w:space="0" w:color="auto"/>
            <w:right w:val="none" w:sz="0" w:space="0" w:color="auto"/>
          </w:divBdr>
        </w:div>
        <w:div w:id="1194883526">
          <w:marLeft w:val="480"/>
          <w:marRight w:val="0"/>
          <w:marTop w:val="0"/>
          <w:marBottom w:val="0"/>
          <w:divBdr>
            <w:top w:val="none" w:sz="0" w:space="0" w:color="auto"/>
            <w:left w:val="none" w:sz="0" w:space="0" w:color="auto"/>
            <w:bottom w:val="none" w:sz="0" w:space="0" w:color="auto"/>
            <w:right w:val="none" w:sz="0" w:space="0" w:color="auto"/>
          </w:divBdr>
        </w:div>
        <w:div w:id="1245719610">
          <w:marLeft w:val="480"/>
          <w:marRight w:val="0"/>
          <w:marTop w:val="0"/>
          <w:marBottom w:val="0"/>
          <w:divBdr>
            <w:top w:val="none" w:sz="0" w:space="0" w:color="auto"/>
            <w:left w:val="none" w:sz="0" w:space="0" w:color="auto"/>
            <w:bottom w:val="none" w:sz="0" w:space="0" w:color="auto"/>
            <w:right w:val="none" w:sz="0" w:space="0" w:color="auto"/>
          </w:divBdr>
        </w:div>
        <w:div w:id="792020516">
          <w:marLeft w:val="480"/>
          <w:marRight w:val="0"/>
          <w:marTop w:val="0"/>
          <w:marBottom w:val="0"/>
          <w:divBdr>
            <w:top w:val="none" w:sz="0" w:space="0" w:color="auto"/>
            <w:left w:val="none" w:sz="0" w:space="0" w:color="auto"/>
            <w:bottom w:val="none" w:sz="0" w:space="0" w:color="auto"/>
            <w:right w:val="none" w:sz="0" w:space="0" w:color="auto"/>
          </w:divBdr>
        </w:div>
        <w:div w:id="1775981360">
          <w:marLeft w:val="480"/>
          <w:marRight w:val="0"/>
          <w:marTop w:val="0"/>
          <w:marBottom w:val="0"/>
          <w:divBdr>
            <w:top w:val="none" w:sz="0" w:space="0" w:color="auto"/>
            <w:left w:val="none" w:sz="0" w:space="0" w:color="auto"/>
            <w:bottom w:val="none" w:sz="0" w:space="0" w:color="auto"/>
            <w:right w:val="none" w:sz="0" w:space="0" w:color="auto"/>
          </w:divBdr>
        </w:div>
        <w:div w:id="2115323157">
          <w:marLeft w:val="480"/>
          <w:marRight w:val="0"/>
          <w:marTop w:val="0"/>
          <w:marBottom w:val="0"/>
          <w:divBdr>
            <w:top w:val="none" w:sz="0" w:space="0" w:color="auto"/>
            <w:left w:val="none" w:sz="0" w:space="0" w:color="auto"/>
            <w:bottom w:val="none" w:sz="0" w:space="0" w:color="auto"/>
            <w:right w:val="none" w:sz="0" w:space="0" w:color="auto"/>
          </w:divBdr>
        </w:div>
        <w:div w:id="1390301538">
          <w:marLeft w:val="480"/>
          <w:marRight w:val="0"/>
          <w:marTop w:val="0"/>
          <w:marBottom w:val="0"/>
          <w:divBdr>
            <w:top w:val="none" w:sz="0" w:space="0" w:color="auto"/>
            <w:left w:val="none" w:sz="0" w:space="0" w:color="auto"/>
            <w:bottom w:val="none" w:sz="0" w:space="0" w:color="auto"/>
            <w:right w:val="none" w:sz="0" w:space="0" w:color="auto"/>
          </w:divBdr>
        </w:div>
        <w:div w:id="853151642">
          <w:marLeft w:val="480"/>
          <w:marRight w:val="0"/>
          <w:marTop w:val="0"/>
          <w:marBottom w:val="0"/>
          <w:divBdr>
            <w:top w:val="none" w:sz="0" w:space="0" w:color="auto"/>
            <w:left w:val="none" w:sz="0" w:space="0" w:color="auto"/>
            <w:bottom w:val="none" w:sz="0" w:space="0" w:color="auto"/>
            <w:right w:val="none" w:sz="0" w:space="0" w:color="auto"/>
          </w:divBdr>
        </w:div>
        <w:div w:id="538467765">
          <w:marLeft w:val="480"/>
          <w:marRight w:val="0"/>
          <w:marTop w:val="0"/>
          <w:marBottom w:val="0"/>
          <w:divBdr>
            <w:top w:val="none" w:sz="0" w:space="0" w:color="auto"/>
            <w:left w:val="none" w:sz="0" w:space="0" w:color="auto"/>
            <w:bottom w:val="none" w:sz="0" w:space="0" w:color="auto"/>
            <w:right w:val="none" w:sz="0" w:space="0" w:color="auto"/>
          </w:divBdr>
        </w:div>
        <w:div w:id="48040520">
          <w:marLeft w:val="480"/>
          <w:marRight w:val="0"/>
          <w:marTop w:val="0"/>
          <w:marBottom w:val="0"/>
          <w:divBdr>
            <w:top w:val="none" w:sz="0" w:space="0" w:color="auto"/>
            <w:left w:val="none" w:sz="0" w:space="0" w:color="auto"/>
            <w:bottom w:val="none" w:sz="0" w:space="0" w:color="auto"/>
            <w:right w:val="none" w:sz="0" w:space="0" w:color="auto"/>
          </w:divBdr>
        </w:div>
        <w:div w:id="1975793098">
          <w:marLeft w:val="480"/>
          <w:marRight w:val="0"/>
          <w:marTop w:val="0"/>
          <w:marBottom w:val="0"/>
          <w:divBdr>
            <w:top w:val="none" w:sz="0" w:space="0" w:color="auto"/>
            <w:left w:val="none" w:sz="0" w:space="0" w:color="auto"/>
            <w:bottom w:val="none" w:sz="0" w:space="0" w:color="auto"/>
            <w:right w:val="none" w:sz="0" w:space="0" w:color="auto"/>
          </w:divBdr>
        </w:div>
        <w:div w:id="810749970">
          <w:marLeft w:val="480"/>
          <w:marRight w:val="0"/>
          <w:marTop w:val="0"/>
          <w:marBottom w:val="0"/>
          <w:divBdr>
            <w:top w:val="none" w:sz="0" w:space="0" w:color="auto"/>
            <w:left w:val="none" w:sz="0" w:space="0" w:color="auto"/>
            <w:bottom w:val="none" w:sz="0" w:space="0" w:color="auto"/>
            <w:right w:val="none" w:sz="0" w:space="0" w:color="auto"/>
          </w:divBdr>
        </w:div>
        <w:div w:id="2116094008">
          <w:marLeft w:val="480"/>
          <w:marRight w:val="0"/>
          <w:marTop w:val="0"/>
          <w:marBottom w:val="0"/>
          <w:divBdr>
            <w:top w:val="none" w:sz="0" w:space="0" w:color="auto"/>
            <w:left w:val="none" w:sz="0" w:space="0" w:color="auto"/>
            <w:bottom w:val="none" w:sz="0" w:space="0" w:color="auto"/>
            <w:right w:val="none" w:sz="0" w:space="0" w:color="auto"/>
          </w:divBdr>
        </w:div>
        <w:div w:id="1179001937">
          <w:marLeft w:val="480"/>
          <w:marRight w:val="0"/>
          <w:marTop w:val="0"/>
          <w:marBottom w:val="0"/>
          <w:divBdr>
            <w:top w:val="none" w:sz="0" w:space="0" w:color="auto"/>
            <w:left w:val="none" w:sz="0" w:space="0" w:color="auto"/>
            <w:bottom w:val="none" w:sz="0" w:space="0" w:color="auto"/>
            <w:right w:val="none" w:sz="0" w:space="0" w:color="auto"/>
          </w:divBdr>
        </w:div>
        <w:div w:id="1052123070">
          <w:marLeft w:val="480"/>
          <w:marRight w:val="0"/>
          <w:marTop w:val="0"/>
          <w:marBottom w:val="0"/>
          <w:divBdr>
            <w:top w:val="none" w:sz="0" w:space="0" w:color="auto"/>
            <w:left w:val="none" w:sz="0" w:space="0" w:color="auto"/>
            <w:bottom w:val="none" w:sz="0" w:space="0" w:color="auto"/>
            <w:right w:val="none" w:sz="0" w:space="0" w:color="auto"/>
          </w:divBdr>
        </w:div>
        <w:div w:id="1366755686">
          <w:marLeft w:val="480"/>
          <w:marRight w:val="0"/>
          <w:marTop w:val="0"/>
          <w:marBottom w:val="0"/>
          <w:divBdr>
            <w:top w:val="none" w:sz="0" w:space="0" w:color="auto"/>
            <w:left w:val="none" w:sz="0" w:space="0" w:color="auto"/>
            <w:bottom w:val="none" w:sz="0" w:space="0" w:color="auto"/>
            <w:right w:val="none" w:sz="0" w:space="0" w:color="auto"/>
          </w:divBdr>
        </w:div>
        <w:div w:id="147326786">
          <w:marLeft w:val="480"/>
          <w:marRight w:val="0"/>
          <w:marTop w:val="0"/>
          <w:marBottom w:val="0"/>
          <w:divBdr>
            <w:top w:val="none" w:sz="0" w:space="0" w:color="auto"/>
            <w:left w:val="none" w:sz="0" w:space="0" w:color="auto"/>
            <w:bottom w:val="none" w:sz="0" w:space="0" w:color="auto"/>
            <w:right w:val="none" w:sz="0" w:space="0" w:color="auto"/>
          </w:divBdr>
        </w:div>
        <w:div w:id="1964574638">
          <w:marLeft w:val="480"/>
          <w:marRight w:val="0"/>
          <w:marTop w:val="0"/>
          <w:marBottom w:val="0"/>
          <w:divBdr>
            <w:top w:val="none" w:sz="0" w:space="0" w:color="auto"/>
            <w:left w:val="none" w:sz="0" w:space="0" w:color="auto"/>
            <w:bottom w:val="none" w:sz="0" w:space="0" w:color="auto"/>
            <w:right w:val="none" w:sz="0" w:space="0" w:color="auto"/>
          </w:divBdr>
        </w:div>
      </w:divsChild>
    </w:div>
    <w:div w:id="978605716">
      <w:bodyDiv w:val="1"/>
      <w:marLeft w:val="0"/>
      <w:marRight w:val="0"/>
      <w:marTop w:val="0"/>
      <w:marBottom w:val="0"/>
      <w:divBdr>
        <w:top w:val="none" w:sz="0" w:space="0" w:color="auto"/>
        <w:left w:val="none" w:sz="0" w:space="0" w:color="auto"/>
        <w:bottom w:val="none" w:sz="0" w:space="0" w:color="auto"/>
        <w:right w:val="none" w:sz="0" w:space="0" w:color="auto"/>
      </w:divBdr>
    </w:div>
    <w:div w:id="998000565">
      <w:bodyDiv w:val="1"/>
      <w:marLeft w:val="0"/>
      <w:marRight w:val="0"/>
      <w:marTop w:val="0"/>
      <w:marBottom w:val="0"/>
      <w:divBdr>
        <w:top w:val="none" w:sz="0" w:space="0" w:color="auto"/>
        <w:left w:val="none" w:sz="0" w:space="0" w:color="auto"/>
        <w:bottom w:val="none" w:sz="0" w:space="0" w:color="auto"/>
        <w:right w:val="none" w:sz="0" w:space="0" w:color="auto"/>
      </w:divBdr>
    </w:div>
    <w:div w:id="1065757842">
      <w:bodyDiv w:val="1"/>
      <w:marLeft w:val="0"/>
      <w:marRight w:val="0"/>
      <w:marTop w:val="0"/>
      <w:marBottom w:val="0"/>
      <w:divBdr>
        <w:top w:val="none" w:sz="0" w:space="0" w:color="auto"/>
        <w:left w:val="none" w:sz="0" w:space="0" w:color="auto"/>
        <w:bottom w:val="none" w:sz="0" w:space="0" w:color="auto"/>
        <w:right w:val="none" w:sz="0" w:space="0" w:color="auto"/>
      </w:divBdr>
    </w:div>
    <w:div w:id="1121611950">
      <w:bodyDiv w:val="1"/>
      <w:marLeft w:val="0"/>
      <w:marRight w:val="0"/>
      <w:marTop w:val="0"/>
      <w:marBottom w:val="0"/>
      <w:divBdr>
        <w:top w:val="none" w:sz="0" w:space="0" w:color="auto"/>
        <w:left w:val="none" w:sz="0" w:space="0" w:color="auto"/>
        <w:bottom w:val="none" w:sz="0" w:space="0" w:color="auto"/>
        <w:right w:val="none" w:sz="0" w:space="0" w:color="auto"/>
      </w:divBdr>
    </w:div>
    <w:div w:id="1198350022">
      <w:bodyDiv w:val="1"/>
      <w:marLeft w:val="0"/>
      <w:marRight w:val="0"/>
      <w:marTop w:val="0"/>
      <w:marBottom w:val="0"/>
      <w:divBdr>
        <w:top w:val="none" w:sz="0" w:space="0" w:color="auto"/>
        <w:left w:val="none" w:sz="0" w:space="0" w:color="auto"/>
        <w:bottom w:val="none" w:sz="0" w:space="0" w:color="auto"/>
        <w:right w:val="none" w:sz="0" w:space="0" w:color="auto"/>
      </w:divBdr>
    </w:div>
    <w:div w:id="1210339456">
      <w:bodyDiv w:val="1"/>
      <w:marLeft w:val="0"/>
      <w:marRight w:val="0"/>
      <w:marTop w:val="0"/>
      <w:marBottom w:val="0"/>
      <w:divBdr>
        <w:top w:val="none" w:sz="0" w:space="0" w:color="auto"/>
        <w:left w:val="none" w:sz="0" w:space="0" w:color="auto"/>
        <w:bottom w:val="none" w:sz="0" w:space="0" w:color="auto"/>
        <w:right w:val="none" w:sz="0" w:space="0" w:color="auto"/>
      </w:divBdr>
      <w:divsChild>
        <w:div w:id="646589361">
          <w:marLeft w:val="480"/>
          <w:marRight w:val="0"/>
          <w:marTop w:val="0"/>
          <w:marBottom w:val="0"/>
          <w:divBdr>
            <w:top w:val="none" w:sz="0" w:space="0" w:color="auto"/>
            <w:left w:val="none" w:sz="0" w:space="0" w:color="auto"/>
            <w:bottom w:val="none" w:sz="0" w:space="0" w:color="auto"/>
            <w:right w:val="none" w:sz="0" w:space="0" w:color="auto"/>
          </w:divBdr>
        </w:div>
        <w:div w:id="1025860887">
          <w:marLeft w:val="480"/>
          <w:marRight w:val="0"/>
          <w:marTop w:val="0"/>
          <w:marBottom w:val="0"/>
          <w:divBdr>
            <w:top w:val="none" w:sz="0" w:space="0" w:color="auto"/>
            <w:left w:val="none" w:sz="0" w:space="0" w:color="auto"/>
            <w:bottom w:val="none" w:sz="0" w:space="0" w:color="auto"/>
            <w:right w:val="none" w:sz="0" w:space="0" w:color="auto"/>
          </w:divBdr>
        </w:div>
        <w:div w:id="1164903381">
          <w:marLeft w:val="480"/>
          <w:marRight w:val="0"/>
          <w:marTop w:val="0"/>
          <w:marBottom w:val="0"/>
          <w:divBdr>
            <w:top w:val="none" w:sz="0" w:space="0" w:color="auto"/>
            <w:left w:val="none" w:sz="0" w:space="0" w:color="auto"/>
            <w:bottom w:val="none" w:sz="0" w:space="0" w:color="auto"/>
            <w:right w:val="none" w:sz="0" w:space="0" w:color="auto"/>
          </w:divBdr>
        </w:div>
        <w:div w:id="102650651">
          <w:marLeft w:val="480"/>
          <w:marRight w:val="0"/>
          <w:marTop w:val="0"/>
          <w:marBottom w:val="0"/>
          <w:divBdr>
            <w:top w:val="none" w:sz="0" w:space="0" w:color="auto"/>
            <w:left w:val="none" w:sz="0" w:space="0" w:color="auto"/>
            <w:bottom w:val="none" w:sz="0" w:space="0" w:color="auto"/>
            <w:right w:val="none" w:sz="0" w:space="0" w:color="auto"/>
          </w:divBdr>
        </w:div>
      </w:divsChild>
    </w:div>
    <w:div w:id="1231190465">
      <w:bodyDiv w:val="1"/>
      <w:marLeft w:val="0"/>
      <w:marRight w:val="0"/>
      <w:marTop w:val="0"/>
      <w:marBottom w:val="0"/>
      <w:divBdr>
        <w:top w:val="none" w:sz="0" w:space="0" w:color="auto"/>
        <w:left w:val="none" w:sz="0" w:space="0" w:color="auto"/>
        <w:bottom w:val="none" w:sz="0" w:space="0" w:color="auto"/>
        <w:right w:val="none" w:sz="0" w:space="0" w:color="auto"/>
      </w:divBdr>
    </w:div>
    <w:div w:id="1274824298">
      <w:bodyDiv w:val="1"/>
      <w:marLeft w:val="0"/>
      <w:marRight w:val="0"/>
      <w:marTop w:val="0"/>
      <w:marBottom w:val="0"/>
      <w:divBdr>
        <w:top w:val="none" w:sz="0" w:space="0" w:color="auto"/>
        <w:left w:val="none" w:sz="0" w:space="0" w:color="auto"/>
        <w:bottom w:val="none" w:sz="0" w:space="0" w:color="auto"/>
        <w:right w:val="none" w:sz="0" w:space="0" w:color="auto"/>
      </w:divBdr>
    </w:div>
    <w:div w:id="1321082572">
      <w:bodyDiv w:val="1"/>
      <w:marLeft w:val="0"/>
      <w:marRight w:val="0"/>
      <w:marTop w:val="0"/>
      <w:marBottom w:val="0"/>
      <w:divBdr>
        <w:top w:val="none" w:sz="0" w:space="0" w:color="auto"/>
        <w:left w:val="none" w:sz="0" w:space="0" w:color="auto"/>
        <w:bottom w:val="none" w:sz="0" w:space="0" w:color="auto"/>
        <w:right w:val="none" w:sz="0" w:space="0" w:color="auto"/>
      </w:divBdr>
    </w:div>
    <w:div w:id="1327123998">
      <w:bodyDiv w:val="1"/>
      <w:marLeft w:val="0"/>
      <w:marRight w:val="0"/>
      <w:marTop w:val="0"/>
      <w:marBottom w:val="0"/>
      <w:divBdr>
        <w:top w:val="none" w:sz="0" w:space="0" w:color="auto"/>
        <w:left w:val="none" w:sz="0" w:space="0" w:color="auto"/>
        <w:bottom w:val="none" w:sz="0" w:space="0" w:color="auto"/>
        <w:right w:val="none" w:sz="0" w:space="0" w:color="auto"/>
      </w:divBdr>
    </w:div>
    <w:div w:id="1352416593">
      <w:bodyDiv w:val="1"/>
      <w:marLeft w:val="0"/>
      <w:marRight w:val="0"/>
      <w:marTop w:val="0"/>
      <w:marBottom w:val="0"/>
      <w:divBdr>
        <w:top w:val="none" w:sz="0" w:space="0" w:color="auto"/>
        <w:left w:val="none" w:sz="0" w:space="0" w:color="auto"/>
        <w:bottom w:val="none" w:sz="0" w:space="0" w:color="auto"/>
        <w:right w:val="none" w:sz="0" w:space="0" w:color="auto"/>
      </w:divBdr>
      <w:divsChild>
        <w:div w:id="272786573">
          <w:marLeft w:val="720"/>
          <w:marRight w:val="0"/>
          <w:marTop w:val="0"/>
          <w:marBottom w:val="0"/>
          <w:divBdr>
            <w:top w:val="none" w:sz="0" w:space="0" w:color="auto"/>
            <w:left w:val="none" w:sz="0" w:space="0" w:color="auto"/>
            <w:bottom w:val="none" w:sz="0" w:space="0" w:color="auto"/>
            <w:right w:val="none" w:sz="0" w:space="0" w:color="auto"/>
          </w:divBdr>
        </w:div>
        <w:div w:id="1136685488">
          <w:marLeft w:val="720"/>
          <w:marRight w:val="0"/>
          <w:marTop w:val="0"/>
          <w:marBottom w:val="0"/>
          <w:divBdr>
            <w:top w:val="none" w:sz="0" w:space="0" w:color="auto"/>
            <w:left w:val="none" w:sz="0" w:space="0" w:color="auto"/>
            <w:bottom w:val="none" w:sz="0" w:space="0" w:color="auto"/>
            <w:right w:val="none" w:sz="0" w:space="0" w:color="auto"/>
          </w:divBdr>
        </w:div>
        <w:div w:id="2055537845">
          <w:marLeft w:val="2477"/>
          <w:marRight w:val="0"/>
          <w:marTop w:val="0"/>
          <w:marBottom w:val="0"/>
          <w:divBdr>
            <w:top w:val="none" w:sz="0" w:space="0" w:color="auto"/>
            <w:left w:val="none" w:sz="0" w:space="0" w:color="auto"/>
            <w:bottom w:val="none" w:sz="0" w:space="0" w:color="auto"/>
            <w:right w:val="none" w:sz="0" w:space="0" w:color="auto"/>
          </w:divBdr>
        </w:div>
        <w:div w:id="2070878361">
          <w:marLeft w:val="2477"/>
          <w:marRight w:val="0"/>
          <w:marTop w:val="0"/>
          <w:marBottom w:val="0"/>
          <w:divBdr>
            <w:top w:val="none" w:sz="0" w:space="0" w:color="auto"/>
            <w:left w:val="none" w:sz="0" w:space="0" w:color="auto"/>
            <w:bottom w:val="none" w:sz="0" w:space="0" w:color="auto"/>
            <w:right w:val="none" w:sz="0" w:space="0" w:color="auto"/>
          </w:divBdr>
        </w:div>
        <w:div w:id="2119131364">
          <w:marLeft w:val="2477"/>
          <w:marRight w:val="0"/>
          <w:marTop w:val="0"/>
          <w:marBottom w:val="0"/>
          <w:divBdr>
            <w:top w:val="none" w:sz="0" w:space="0" w:color="auto"/>
            <w:left w:val="none" w:sz="0" w:space="0" w:color="auto"/>
            <w:bottom w:val="none" w:sz="0" w:space="0" w:color="auto"/>
            <w:right w:val="none" w:sz="0" w:space="0" w:color="auto"/>
          </w:divBdr>
        </w:div>
        <w:div w:id="247541078">
          <w:marLeft w:val="2477"/>
          <w:marRight w:val="0"/>
          <w:marTop w:val="0"/>
          <w:marBottom w:val="0"/>
          <w:divBdr>
            <w:top w:val="none" w:sz="0" w:space="0" w:color="auto"/>
            <w:left w:val="none" w:sz="0" w:space="0" w:color="auto"/>
            <w:bottom w:val="none" w:sz="0" w:space="0" w:color="auto"/>
            <w:right w:val="none" w:sz="0" w:space="0" w:color="auto"/>
          </w:divBdr>
        </w:div>
      </w:divsChild>
    </w:div>
    <w:div w:id="1355302229">
      <w:bodyDiv w:val="1"/>
      <w:marLeft w:val="0"/>
      <w:marRight w:val="0"/>
      <w:marTop w:val="0"/>
      <w:marBottom w:val="0"/>
      <w:divBdr>
        <w:top w:val="none" w:sz="0" w:space="0" w:color="auto"/>
        <w:left w:val="none" w:sz="0" w:space="0" w:color="auto"/>
        <w:bottom w:val="none" w:sz="0" w:space="0" w:color="auto"/>
        <w:right w:val="none" w:sz="0" w:space="0" w:color="auto"/>
      </w:divBdr>
    </w:div>
    <w:div w:id="1373726441">
      <w:bodyDiv w:val="1"/>
      <w:marLeft w:val="0"/>
      <w:marRight w:val="0"/>
      <w:marTop w:val="0"/>
      <w:marBottom w:val="0"/>
      <w:divBdr>
        <w:top w:val="none" w:sz="0" w:space="0" w:color="auto"/>
        <w:left w:val="none" w:sz="0" w:space="0" w:color="auto"/>
        <w:bottom w:val="none" w:sz="0" w:space="0" w:color="auto"/>
        <w:right w:val="none" w:sz="0" w:space="0" w:color="auto"/>
      </w:divBdr>
    </w:div>
    <w:div w:id="1455713404">
      <w:bodyDiv w:val="1"/>
      <w:marLeft w:val="0"/>
      <w:marRight w:val="0"/>
      <w:marTop w:val="0"/>
      <w:marBottom w:val="0"/>
      <w:divBdr>
        <w:top w:val="none" w:sz="0" w:space="0" w:color="auto"/>
        <w:left w:val="none" w:sz="0" w:space="0" w:color="auto"/>
        <w:bottom w:val="none" w:sz="0" w:space="0" w:color="auto"/>
        <w:right w:val="none" w:sz="0" w:space="0" w:color="auto"/>
      </w:divBdr>
    </w:div>
    <w:div w:id="1472290005">
      <w:bodyDiv w:val="1"/>
      <w:marLeft w:val="0"/>
      <w:marRight w:val="0"/>
      <w:marTop w:val="0"/>
      <w:marBottom w:val="0"/>
      <w:divBdr>
        <w:top w:val="none" w:sz="0" w:space="0" w:color="auto"/>
        <w:left w:val="none" w:sz="0" w:space="0" w:color="auto"/>
        <w:bottom w:val="none" w:sz="0" w:space="0" w:color="auto"/>
        <w:right w:val="none" w:sz="0" w:space="0" w:color="auto"/>
      </w:divBdr>
    </w:div>
    <w:div w:id="1504468413">
      <w:bodyDiv w:val="1"/>
      <w:marLeft w:val="0"/>
      <w:marRight w:val="0"/>
      <w:marTop w:val="0"/>
      <w:marBottom w:val="0"/>
      <w:divBdr>
        <w:top w:val="none" w:sz="0" w:space="0" w:color="auto"/>
        <w:left w:val="none" w:sz="0" w:space="0" w:color="auto"/>
        <w:bottom w:val="none" w:sz="0" w:space="0" w:color="auto"/>
        <w:right w:val="none" w:sz="0" w:space="0" w:color="auto"/>
      </w:divBdr>
    </w:div>
    <w:div w:id="1505825876">
      <w:bodyDiv w:val="1"/>
      <w:marLeft w:val="0"/>
      <w:marRight w:val="0"/>
      <w:marTop w:val="0"/>
      <w:marBottom w:val="0"/>
      <w:divBdr>
        <w:top w:val="none" w:sz="0" w:space="0" w:color="auto"/>
        <w:left w:val="none" w:sz="0" w:space="0" w:color="auto"/>
        <w:bottom w:val="none" w:sz="0" w:space="0" w:color="auto"/>
        <w:right w:val="none" w:sz="0" w:space="0" w:color="auto"/>
      </w:divBdr>
    </w:div>
    <w:div w:id="1533617735">
      <w:bodyDiv w:val="1"/>
      <w:marLeft w:val="0"/>
      <w:marRight w:val="0"/>
      <w:marTop w:val="0"/>
      <w:marBottom w:val="0"/>
      <w:divBdr>
        <w:top w:val="none" w:sz="0" w:space="0" w:color="auto"/>
        <w:left w:val="none" w:sz="0" w:space="0" w:color="auto"/>
        <w:bottom w:val="none" w:sz="0" w:space="0" w:color="auto"/>
        <w:right w:val="none" w:sz="0" w:space="0" w:color="auto"/>
      </w:divBdr>
    </w:div>
    <w:div w:id="1556238506">
      <w:bodyDiv w:val="1"/>
      <w:marLeft w:val="0"/>
      <w:marRight w:val="0"/>
      <w:marTop w:val="0"/>
      <w:marBottom w:val="0"/>
      <w:divBdr>
        <w:top w:val="none" w:sz="0" w:space="0" w:color="auto"/>
        <w:left w:val="none" w:sz="0" w:space="0" w:color="auto"/>
        <w:bottom w:val="none" w:sz="0" w:space="0" w:color="auto"/>
        <w:right w:val="none" w:sz="0" w:space="0" w:color="auto"/>
      </w:divBdr>
    </w:div>
    <w:div w:id="1572691990">
      <w:bodyDiv w:val="1"/>
      <w:marLeft w:val="0"/>
      <w:marRight w:val="0"/>
      <w:marTop w:val="0"/>
      <w:marBottom w:val="0"/>
      <w:divBdr>
        <w:top w:val="none" w:sz="0" w:space="0" w:color="auto"/>
        <w:left w:val="none" w:sz="0" w:space="0" w:color="auto"/>
        <w:bottom w:val="none" w:sz="0" w:space="0" w:color="auto"/>
        <w:right w:val="none" w:sz="0" w:space="0" w:color="auto"/>
      </w:divBdr>
      <w:divsChild>
        <w:div w:id="1936398457">
          <w:marLeft w:val="480"/>
          <w:marRight w:val="0"/>
          <w:marTop w:val="0"/>
          <w:marBottom w:val="0"/>
          <w:divBdr>
            <w:top w:val="none" w:sz="0" w:space="0" w:color="auto"/>
            <w:left w:val="none" w:sz="0" w:space="0" w:color="auto"/>
            <w:bottom w:val="none" w:sz="0" w:space="0" w:color="auto"/>
            <w:right w:val="none" w:sz="0" w:space="0" w:color="auto"/>
          </w:divBdr>
        </w:div>
      </w:divsChild>
    </w:div>
    <w:div w:id="1573588621">
      <w:bodyDiv w:val="1"/>
      <w:marLeft w:val="0"/>
      <w:marRight w:val="0"/>
      <w:marTop w:val="0"/>
      <w:marBottom w:val="0"/>
      <w:divBdr>
        <w:top w:val="none" w:sz="0" w:space="0" w:color="auto"/>
        <w:left w:val="none" w:sz="0" w:space="0" w:color="auto"/>
        <w:bottom w:val="none" w:sz="0" w:space="0" w:color="auto"/>
        <w:right w:val="none" w:sz="0" w:space="0" w:color="auto"/>
      </w:divBdr>
    </w:div>
    <w:div w:id="1642809785">
      <w:bodyDiv w:val="1"/>
      <w:marLeft w:val="0"/>
      <w:marRight w:val="0"/>
      <w:marTop w:val="0"/>
      <w:marBottom w:val="0"/>
      <w:divBdr>
        <w:top w:val="none" w:sz="0" w:space="0" w:color="auto"/>
        <w:left w:val="none" w:sz="0" w:space="0" w:color="auto"/>
        <w:bottom w:val="none" w:sz="0" w:space="0" w:color="auto"/>
        <w:right w:val="none" w:sz="0" w:space="0" w:color="auto"/>
      </w:divBdr>
    </w:div>
    <w:div w:id="1684815659">
      <w:bodyDiv w:val="1"/>
      <w:marLeft w:val="0"/>
      <w:marRight w:val="0"/>
      <w:marTop w:val="0"/>
      <w:marBottom w:val="0"/>
      <w:divBdr>
        <w:top w:val="none" w:sz="0" w:space="0" w:color="auto"/>
        <w:left w:val="none" w:sz="0" w:space="0" w:color="auto"/>
        <w:bottom w:val="none" w:sz="0" w:space="0" w:color="auto"/>
        <w:right w:val="none" w:sz="0" w:space="0" w:color="auto"/>
      </w:divBdr>
    </w:div>
    <w:div w:id="1737629142">
      <w:bodyDiv w:val="1"/>
      <w:marLeft w:val="0"/>
      <w:marRight w:val="0"/>
      <w:marTop w:val="0"/>
      <w:marBottom w:val="0"/>
      <w:divBdr>
        <w:top w:val="none" w:sz="0" w:space="0" w:color="auto"/>
        <w:left w:val="none" w:sz="0" w:space="0" w:color="auto"/>
        <w:bottom w:val="none" w:sz="0" w:space="0" w:color="auto"/>
        <w:right w:val="none" w:sz="0" w:space="0" w:color="auto"/>
      </w:divBdr>
    </w:div>
    <w:div w:id="1825199872">
      <w:bodyDiv w:val="1"/>
      <w:marLeft w:val="0"/>
      <w:marRight w:val="0"/>
      <w:marTop w:val="0"/>
      <w:marBottom w:val="0"/>
      <w:divBdr>
        <w:top w:val="none" w:sz="0" w:space="0" w:color="auto"/>
        <w:left w:val="none" w:sz="0" w:space="0" w:color="auto"/>
        <w:bottom w:val="none" w:sz="0" w:space="0" w:color="auto"/>
        <w:right w:val="none" w:sz="0" w:space="0" w:color="auto"/>
      </w:divBdr>
    </w:div>
    <w:div w:id="1870026559">
      <w:bodyDiv w:val="1"/>
      <w:marLeft w:val="0"/>
      <w:marRight w:val="0"/>
      <w:marTop w:val="0"/>
      <w:marBottom w:val="0"/>
      <w:divBdr>
        <w:top w:val="none" w:sz="0" w:space="0" w:color="auto"/>
        <w:left w:val="none" w:sz="0" w:space="0" w:color="auto"/>
        <w:bottom w:val="none" w:sz="0" w:space="0" w:color="auto"/>
        <w:right w:val="none" w:sz="0" w:space="0" w:color="auto"/>
      </w:divBdr>
      <w:divsChild>
        <w:div w:id="2030638464">
          <w:marLeft w:val="720"/>
          <w:marRight w:val="0"/>
          <w:marTop w:val="0"/>
          <w:marBottom w:val="0"/>
          <w:divBdr>
            <w:top w:val="none" w:sz="0" w:space="0" w:color="auto"/>
            <w:left w:val="none" w:sz="0" w:space="0" w:color="auto"/>
            <w:bottom w:val="none" w:sz="0" w:space="0" w:color="auto"/>
            <w:right w:val="none" w:sz="0" w:space="0" w:color="auto"/>
          </w:divBdr>
        </w:div>
        <w:div w:id="1414401288">
          <w:marLeft w:val="720"/>
          <w:marRight w:val="0"/>
          <w:marTop w:val="0"/>
          <w:marBottom w:val="0"/>
          <w:divBdr>
            <w:top w:val="none" w:sz="0" w:space="0" w:color="auto"/>
            <w:left w:val="none" w:sz="0" w:space="0" w:color="auto"/>
            <w:bottom w:val="none" w:sz="0" w:space="0" w:color="auto"/>
            <w:right w:val="none" w:sz="0" w:space="0" w:color="auto"/>
          </w:divBdr>
        </w:div>
        <w:div w:id="1452742172">
          <w:marLeft w:val="720"/>
          <w:marRight w:val="0"/>
          <w:marTop w:val="0"/>
          <w:marBottom w:val="0"/>
          <w:divBdr>
            <w:top w:val="none" w:sz="0" w:space="0" w:color="auto"/>
            <w:left w:val="none" w:sz="0" w:space="0" w:color="auto"/>
            <w:bottom w:val="none" w:sz="0" w:space="0" w:color="auto"/>
            <w:right w:val="none" w:sz="0" w:space="0" w:color="auto"/>
          </w:divBdr>
        </w:div>
        <w:div w:id="2054503344">
          <w:marLeft w:val="720"/>
          <w:marRight w:val="0"/>
          <w:marTop w:val="0"/>
          <w:marBottom w:val="0"/>
          <w:divBdr>
            <w:top w:val="none" w:sz="0" w:space="0" w:color="auto"/>
            <w:left w:val="none" w:sz="0" w:space="0" w:color="auto"/>
            <w:bottom w:val="none" w:sz="0" w:space="0" w:color="auto"/>
            <w:right w:val="none" w:sz="0" w:space="0" w:color="auto"/>
          </w:divBdr>
        </w:div>
        <w:div w:id="1850023454">
          <w:marLeft w:val="720"/>
          <w:marRight w:val="0"/>
          <w:marTop w:val="0"/>
          <w:marBottom w:val="0"/>
          <w:divBdr>
            <w:top w:val="none" w:sz="0" w:space="0" w:color="auto"/>
            <w:left w:val="none" w:sz="0" w:space="0" w:color="auto"/>
            <w:bottom w:val="none" w:sz="0" w:space="0" w:color="auto"/>
            <w:right w:val="none" w:sz="0" w:space="0" w:color="auto"/>
          </w:divBdr>
        </w:div>
        <w:div w:id="27531345">
          <w:marLeft w:val="720"/>
          <w:marRight w:val="0"/>
          <w:marTop w:val="0"/>
          <w:marBottom w:val="0"/>
          <w:divBdr>
            <w:top w:val="none" w:sz="0" w:space="0" w:color="auto"/>
            <w:left w:val="none" w:sz="0" w:space="0" w:color="auto"/>
            <w:bottom w:val="none" w:sz="0" w:space="0" w:color="auto"/>
            <w:right w:val="none" w:sz="0" w:space="0" w:color="auto"/>
          </w:divBdr>
        </w:div>
      </w:divsChild>
    </w:div>
    <w:div w:id="1898084848">
      <w:bodyDiv w:val="1"/>
      <w:marLeft w:val="0"/>
      <w:marRight w:val="0"/>
      <w:marTop w:val="0"/>
      <w:marBottom w:val="0"/>
      <w:divBdr>
        <w:top w:val="none" w:sz="0" w:space="0" w:color="auto"/>
        <w:left w:val="none" w:sz="0" w:space="0" w:color="auto"/>
        <w:bottom w:val="none" w:sz="0" w:space="0" w:color="auto"/>
        <w:right w:val="none" w:sz="0" w:space="0" w:color="auto"/>
      </w:divBdr>
    </w:div>
    <w:div w:id="2033992692">
      <w:bodyDiv w:val="1"/>
      <w:marLeft w:val="0"/>
      <w:marRight w:val="0"/>
      <w:marTop w:val="0"/>
      <w:marBottom w:val="0"/>
      <w:divBdr>
        <w:top w:val="none" w:sz="0" w:space="0" w:color="auto"/>
        <w:left w:val="none" w:sz="0" w:space="0" w:color="auto"/>
        <w:bottom w:val="none" w:sz="0" w:space="0" w:color="auto"/>
        <w:right w:val="none" w:sz="0" w:space="0" w:color="auto"/>
      </w:divBdr>
      <w:divsChild>
        <w:div w:id="305210016">
          <w:marLeft w:val="480"/>
          <w:marRight w:val="0"/>
          <w:marTop w:val="0"/>
          <w:marBottom w:val="0"/>
          <w:divBdr>
            <w:top w:val="none" w:sz="0" w:space="0" w:color="auto"/>
            <w:left w:val="none" w:sz="0" w:space="0" w:color="auto"/>
            <w:bottom w:val="none" w:sz="0" w:space="0" w:color="auto"/>
            <w:right w:val="none" w:sz="0" w:space="0" w:color="auto"/>
          </w:divBdr>
        </w:div>
      </w:divsChild>
    </w:div>
    <w:div w:id="209270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youtube.com/watch?v=PM7m05ATgY8&amp;list=PLjBMY3HggCpCEpa2VIXXM1udk9kcknah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BB1F0AA-644C-4155-B3DE-8205EE4DB13A}"/>
      </w:docPartPr>
      <w:docPartBody>
        <w:p w:rsidR="00000000" w:rsidRDefault="0088456C">
          <w:r w:rsidRPr="00871481">
            <w:rPr>
              <w:rStyle w:val="PlaceholderText"/>
            </w:rPr>
            <w:t>Click or tap here to enter text.</w:t>
          </w:r>
        </w:p>
      </w:docPartBody>
    </w:docPart>
    <w:docPart>
      <w:docPartPr>
        <w:name w:val="6D52AB86B9EC4142B8A68730D1C5D100"/>
        <w:category>
          <w:name w:val="General"/>
          <w:gallery w:val="placeholder"/>
        </w:category>
        <w:types>
          <w:type w:val="bbPlcHdr"/>
        </w:types>
        <w:behaviors>
          <w:behavior w:val="content"/>
        </w:behaviors>
        <w:guid w:val="{BACF6FBC-14F8-45D8-9798-FAF15506426E}"/>
      </w:docPartPr>
      <w:docPartBody>
        <w:p w:rsidR="00000000" w:rsidRDefault="0088456C" w:rsidP="0088456C">
          <w:pPr>
            <w:pStyle w:val="6D52AB86B9EC4142B8A68730D1C5D100"/>
          </w:pPr>
          <w:r w:rsidRPr="00980AE3">
            <w:rPr>
              <w:rStyle w:val="PlaceholderText"/>
            </w:rPr>
            <w:t>Click or tap here to enter text.</w:t>
          </w:r>
        </w:p>
      </w:docPartBody>
    </w:docPart>
    <w:docPart>
      <w:docPartPr>
        <w:name w:val="36D10ECFC08446E89F429821C4E3ED1C"/>
        <w:category>
          <w:name w:val="General"/>
          <w:gallery w:val="placeholder"/>
        </w:category>
        <w:types>
          <w:type w:val="bbPlcHdr"/>
        </w:types>
        <w:behaviors>
          <w:behavior w:val="content"/>
        </w:behaviors>
        <w:guid w:val="{7849AA45-FE97-4B79-B30D-2CEBCD4816CC}"/>
      </w:docPartPr>
      <w:docPartBody>
        <w:p w:rsidR="00000000" w:rsidRDefault="0088456C" w:rsidP="0088456C">
          <w:pPr>
            <w:pStyle w:val="36D10ECFC08446E89F429821C4E3ED1C"/>
          </w:pPr>
          <w:r w:rsidRPr="00980AE3">
            <w:rPr>
              <w:rStyle w:val="PlaceholderText"/>
            </w:rPr>
            <w:t>Click or tap here to enter text.</w:t>
          </w:r>
        </w:p>
      </w:docPartBody>
    </w:docPart>
    <w:docPart>
      <w:docPartPr>
        <w:name w:val="1238E7FEE6A84187A25EA1C5A6323D9E"/>
        <w:category>
          <w:name w:val="General"/>
          <w:gallery w:val="placeholder"/>
        </w:category>
        <w:types>
          <w:type w:val="bbPlcHdr"/>
        </w:types>
        <w:behaviors>
          <w:behavior w:val="content"/>
        </w:behaviors>
        <w:guid w:val="{D3F29DA9-5683-4B29-AE6E-860FEADEEBFE}"/>
      </w:docPartPr>
      <w:docPartBody>
        <w:p w:rsidR="00000000" w:rsidRDefault="0088456C" w:rsidP="0088456C">
          <w:pPr>
            <w:pStyle w:val="1238E7FEE6A84187A25EA1C5A6323D9E"/>
          </w:pPr>
          <w:r w:rsidRPr="00980AE3">
            <w:rPr>
              <w:rStyle w:val="PlaceholderText"/>
            </w:rPr>
            <w:t>Click or tap here to enter text.</w:t>
          </w:r>
        </w:p>
      </w:docPartBody>
    </w:docPart>
    <w:docPart>
      <w:docPartPr>
        <w:name w:val="477968282890496C9454D224621272F4"/>
        <w:category>
          <w:name w:val="General"/>
          <w:gallery w:val="placeholder"/>
        </w:category>
        <w:types>
          <w:type w:val="bbPlcHdr"/>
        </w:types>
        <w:behaviors>
          <w:behavior w:val="content"/>
        </w:behaviors>
        <w:guid w:val="{130D4702-C6B3-4356-9F6C-47FB15138910}"/>
      </w:docPartPr>
      <w:docPartBody>
        <w:p w:rsidR="00000000" w:rsidRDefault="0088456C" w:rsidP="0088456C">
          <w:pPr>
            <w:pStyle w:val="477968282890496C9454D224621272F4"/>
          </w:pPr>
          <w:r w:rsidRPr="00980AE3">
            <w:rPr>
              <w:rStyle w:val="PlaceholderText"/>
            </w:rPr>
            <w:t>Click or tap here to enter text.</w:t>
          </w:r>
        </w:p>
      </w:docPartBody>
    </w:docPart>
    <w:docPart>
      <w:docPartPr>
        <w:name w:val="0FDBF6371A164B63A9F321149C44EF89"/>
        <w:category>
          <w:name w:val="General"/>
          <w:gallery w:val="placeholder"/>
        </w:category>
        <w:types>
          <w:type w:val="bbPlcHdr"/>
        </w:types>
        <w:behaviors>
          <w:behavior w:val="content"/>
        </w:behaviors>
        <w:guid w:val="{D8A295E4-F516-4840-BD55-C3E1339EC8DB}"/>
      </w:docPartPr>
      <w:docPartBody>
        <w:p w:rsidR="00000000" w:rsidRDefault="0088456C" w:rsidP="0088456C">
          <w:pPr>
            <w:pStyle w:val="0FDBF6371A164B63A9F321149C44EF89"/>
          </w:pPr>
          <w:r w:rsidRPr="00980AE3">
            <w:rPr>
              <w:rStyle w:val="PlaceholderText"/>
            </w:rPr>
            <w:t>Click or tap here to enter text.</w:t>
          </w:r>
        </w:p>
      </w:docPartBody>
    </w:docPart>
    <w:docPart>
      <w:docPartPr>
        <w:name w:val="62AB28870D9C45F0ABA7BF7893C1578E"/>
        <w:category>
          <w:name w:val="General"/>
          <w:gallery w:val="placeholder"/>
        </w:category>
        <w:types>
          <w:type w:val="bbPlcHdr"/>
        </w:types>
        <w:behaviors>
          <w:behavior w:val="content"/>
        </w:behaviors>
        <w:guid w:val="{4E8CBD5F-31A5-40C5-9738-120B5CD4F420}"/>
      </w:docPartPr>
      <w:docPartBody>
        <w:p w:rsidR="00000000" w:rsidRDefault="0088456C" w:rsidP="0088456C">
          <w:pPr>
            <w:pStyle w:val="62AB28870D9C45F0ABA7BF7893C1578E"/>
          </w:pPr>
          <w:r w:rsidRPr="00980AE3">
            <w:rPr>
              <w:rStyle w:val="PlaceholderText"/>
            </w:rPr>
            <w:t>Click or tap here to enter text.</w:t>
          </w:r>
        </w:p>
      </w:docPartBody>
    </w:docPart>
    <w:docPart>
      <w:docPartPr>
        <w:name w:val="94C8B3997DE6414A96E7364BB987037C"/>
        <w:category>
          <w:name w:val="General"/>
          <w:gallery w:val="placeholder"/>
        </w:category>
        <w:types>
          <w:type w:val="bbPlcHdr"/>
        </w:types>
        <w:behaviors>
          <w:behavior w:val="content"/>
        </w:behaviors>
        <w:guid w:val="{EA1FDE55-C6D4-4E7B-8396-0309E59D3F59}"/>
      </w:docPartPr>
      <w:docPartBody>
        <w:p w:rsidR="00000000" w:rsidRDefault="0088456C" w:rsidP="0088456C">
          <w:pPr>
            <w:pStyle w:val="94C8B3997DE6414A96E7364BB987037C"/>
          </w:pPr>
          <w:r w:rsidRPr="00980AE3">
            <w:rPr>
              <w:rStyle w:val="PlaceholderText"/>
            </w:rPr>
            <w:t>Click or tap here to enter text.</w:t>
          </w:r>
        </w:p>
      </w:docPartBody>
    </w:docPart>
    <w:docPart>
      <w:docPartPr>
        <w:name w:val="5B54A7C185AF48A984A4FE042E49FA1C"/>
        <w:category>
          <w:name w:val="General"/>
          <w:gallery w:val="placeholder"/>
        </w:category>
        <w:types>
          <w:type w:val="bbPlcHdr"/>
        </w:types>
        <w:behaviors>
          <w:behavior w:val="content"/>
        </w:behaviors>
        <w:guid w:val="{B2BACD61-85B1-4F65-B549-44C41F7DC846}"/>
      </w:docPartPr>
      <w:docPartBody>
        <w:p w:rsidR="00000000" w:rsidRDefault="0088456C" w:rsidP="0088456C">
          <w:pPr>
            <w:pStyle w:val="5B54A7C185AF48A984A4FE042E49FA1C"/>
          </w:pPr>
          <w:r w:rsidRPr="00980AE3">
            <w:rPr>
              <w:rStyle w:val="PlaceholderText"/>
            </w:rPr>
            <w:t>Click or tap here to enter text.</w:t>
          </w:r>
        </w:p>
      </w:docPartBody>
    </w:docPart>
    <w:docPart>
      <w:docPartPr>
        <w:name w:val="8BA376BD8BE349B2A60F3F1F40003D87"/>
        <w:category>
          <w:name w:val="General"/>
          <w:gallery w:val="placeholder"/>
        </w:category>
        <w:types>
          <w:type w:val="bbPlcHdr"/>
        </w:types>
        <w:behaviors>
          <w:behavior w:val="content"/>
        </w:behaviors>
        <w:guid w:val="{07E0246A-580A-440B-A976-7110A4CB3C1E}"/>
      </w:docPartPr>
      <w:docPartBody>
        <w:p w:rsidR="00000000" w:rsidRDefault="0088456C" w:rsidP="0088456C">
          <w:pPr>
            <w:pStyle w:val="8BA376BD8BE349B2A60F3F1F40003D87"/>
          </w:pPr>
          <w:r w:rsidRPr="00980AE3">
            <w:rPr>
              <w:rStyle w:val="PlaceholderText"/>
            </w:rPr>
            <w:t>Click or tap here to enter text.</w:t>
          </w:r>
        </w:p>
      </w:docPartBody>
    </w:docPart>
    <w:docPart>
      <w:docPartPr>
        <w:name w:val="875020911311409C8921DF2A71711F20"/>
        <w:category>
          <w:name w:val="General"/>
          <w:gallery w:val="placeholder"/>
        </w:category>
        <w:types>
          <w:type w:val="bbPlcHdr"/>
        </w:types>
        <w:behaviors>
          <w:behavior w:val="content"/>
        </w:behaviors>
        <w:guid w:val="{A50AE618-EACD-4B30-8EF7-5907C32DF413}"/>
      </w:docPartPr>
      <w:docPartBody>
        <w:p w:rsidR="00000000" w:rsidRDefault="0088456C" w:rsidP="0088456C">
          <w:pPr>
            <w:pStyle w:val="875020911311409C8921DF2A71711F20"/>
          </w:pPr>
          <w:r w:rsidRPr="00980AE3">
            <w:rPr>
              <w:rStyle w:val="PlaceholderText"/>
            </w:rPr>
            <w:t>Click or tap here to enter text.</w:t>
          </w:r>
        </w:p>
      </w:docPartBody>
    </w:docPart>
    <w:docPart>
      <w:docPartPr>
        <w:name w:val="88DB436B878849FA8EF4BBCABDD2C84B"/>
        <w:category>
          <w:name w:val="General"/>
          <w:gallery w:val="placeholder"/>
        </w:category>
        <w:types>
          <w:type w:val="bbPlcHdr"/>
        </w:types>
        <w:behaviors>
          <w:behavior w:val="content"/>
        </w:behaviors>
        <w:guid w:val="{C9E1FD53-EFCC-434D-8D54-5B24BCCF709F}"/>
      </w:docPartPr>
      <w:docPartBody>
        <w:p w:rsidR="00000000" w:rsidRDefault="0088456C" w:rsidP="0088456C">
          <w:pPr>
            <w:pStyle w:val="88DB436B878849FA8EF4BBCABDD2C84B"/>
          </w:pPr>
          <w:r w:rsidRPr="00980AE3">
            <w:rPr>
              <w:rStyle w:val="PlaceholderText"/>
            </w:rPr>
            <w:t>Click or tap here to enter text.</w:t>
          </w:r>
        </w:p>
      </w:docPartBody>
    </w:docPart>
    <w:docPart>
      <w:docPartPr>
        <w:name w:val="471BE997D5DA4268A4C137C5F8D3754E"/>
        <w:category>
          <w:name w:val="General"/>
          <w:gallery w:val="placeholder"/>
        </w:category>
        <w:types>
          <w:type w:val="bbPlcHdr"/>
        </w:types>
        <w:behaviors>
          <w:behavior w:val="content"/>
        </w:behaviors>
        <w:guid w:val="{048C32B5-4D7E-41D9-B425-D65C1E53FE86}"/>
      </w:docPartPr>
      <w:docPartBody>
        <w:p w:rsidR="00000000" w:rsidRDefault="0088456C" w:rsidP="0088456C">
          <w:pPr>
            <w:pStyle w:val="471BE997D5DA4268A4C137C5F8D3754E"/>
          </w:pPr>
          <w:r w:rsidRPr="00980AE3">
            <w:rPr>
              <w:rStyle w:val="PlaceholderText"/>
            </w:rPr>
            <w:t>Click or tap here to enter text.</w:t>
          </w:r>
        </w:p>
      </w:docPartBody>
    </w:docPart>
    <w:docPart>
      <w:docPartPr>
        <w:name w:val="2B39D1AF0AFD49DAA6D31625482758B4"/>
        <w:category>
          <w:name w:val="General"/>
          <w:gallery w:val="placeholder"/>
        </w:category>
        <w:types>
          <w:type w:val="bbPlcHdr"/>
        </w:types>
        <w:behaviors>
          <w:behavior w:val="content"/>
        </w:behaviors>
        <w:guid w:val="{373B6337-91BF-428C-B4F7-22DA18645599}"/>
      </w:docPartPr>
      <w:docPartBody>
        <w:p w:rsidR="00000000" w:rsidRDefault="0088456C" w:rsidP="0088456C">
          <w:pPr>
            <w:pStyle w:val="2B39D1AF0AFD49DAA6D31625482758B4"/>
          </w:pPr>
          <w:r w:rsidRPr="00980AE3">
            <w:rPr>
              <w:rStyle w:val="PlaceholderText"/>
            </w:rPr>
            <w:t>Click or tap here to enter text.</w:t>
          </w:r>
        </w:p>
      </w:docPartBody>
    </w:docPart>
    <w:docPart>
      <w:docPartPr>
        <w:name w:val="880AB45373DC4970B048A8C1B5F2273C"/>
        <w:category>
          <w:name w:val="General"/>
          <w:gallery w:val="placeholder"/>
        </w:category>
        <w:types>
          <w:type w:val="bbPlcHdr"/>
        </w:types>
        <w:behaviors>
          <w:behavior w:val="content"/>
        </w:behaviors>
        <w:guid w:val="{E729E825-3DDB-47B7-8C06-92B325F50FD1}"/>
      </w:docPartPr>
      <w:docPartBody>
        <w:p w:rsidR="00000000" w:rsidRDefault="0088456C" w:rsidP="0088456C">
          <w:pPr>
            <w:pStyle w:val="880AB45373DC4970B048A8C1B5F2273C"/>
          </w:pPr>
          <w:r w:rsidRPr="00980AE3">
            <w:rPr>
              <w:rStyle w:val="PlaceholderText"/>
            </w:rPr>
            <w:t>Click or tap here to enter text.</w:t>
          </w:r>
        </w:p>
      </w:docPartBody>
    </w:docPart>
    <w:docPart>
      <w:docPartPr>
        <w:name w:val="894F53BC76254DF0A05C79977B7EF8EF"/>
        <w:category>
          <w:name w:val="General"/>
          <w:gallery w:val="placeholder"/>
        </w:category>
        <w:types>
          <w:type w:val="bbPlcHdr"/>
        </w:types>
        <w:behaviors>
          <w:behavior w:val="content"/>
        </w:behaviors>
        <w:guid w:val="{94024020-7C19-42F2-BF21-4A533F008303}"/>
      </w:docPartPr>
      <w:docPartBody>
        <w:p w:rsidR="00000000" w:rsidRDefault="0088456C" w:rsidP="0088456C">
          <w:pPr>
            <w:pStyle w:val="894F53BC76254DF0A05C79977B7EF8EF"/>
          </w:pPr>
          <w:r w:rsidRPr="00980AE3">
            <w:rPr>
              <w:rStyle w:val="PlaceholderText"/>
            </w:rPr>
            <w:t>Click or tap here to enter text.</w:t>
          </w:r>
        </w:p>
      </w:docPartBody>
    </w:docPart>
    <w:docPart>
      <w:docPartPr>
        <w:name w:val="5247FE102F1F44E0BD2BECE53D27EA84"/>
        <w:category>
          <w:name w:val="General"/>
          <w:gallery w:val="placeholder"/>
        </w:category>
        <w:types>
          <w:type w:val="bbPlcHdr"/>
        </w:types>
        <w:behaviors>
          <w:behavior w:val="content"/>
        </w:behaviors>
        <w:guid w:val="{03966A5A-7395-40E4-A803-66F59AD6AB5A}"/>
      </w:docPartPr>
      <w:docPartBody>
        <w:p w:rsidR="00000000" w:rsidRDefault="0088456C" w:rsidP="0088456C">
          <w:pPr>
            <w:pStyle w:val="5247FE102F1F44E0BD2BECE53D27EA84"/>
          </w:pPr>
          <w:r w:rsidRPr="008714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6C"/>
    <w:rsid w:val="008006FD"/>
    <w:rsid w:val="0088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56C"/>
    <w:rPr>
      <w:color w:val="808080"/>
    </w:rPr>
  </w:style>
  <w:style w:type="paragraph" w:customStyle="1" w:styleId="A67B7643CC004733B167AC28EFB83139">
    <w:name w:val="A67B7643CC004733B167AC28EFB83139"/>
    <w:rsid w:val="0088456C"/>
  </w:style>
  <w:style w:type="paragraph" w:customStyle="1" w:styleId="13F09B90D20043CE975D9F4429D69C91">
    <w:name w:val="13F09B90D20043CE975D9F4429D69C91"/>
    <w:rsid w:val="0088456C"/>
  </w:style>
  <w:style w:type="paragraph" w:customStyle="1" w:styleId="D018D4E222624565B86F4ED0819135CF">
    <w:name w:val="D018D4E222624565B86F4ED0819135CF"/>
    <w:rsid w:val="0088456C"/>
  </w:style>
  <w:style w:type="paragraph" w:customStyle="1" w:styleId="E51E44D9D9524FAC9758AA1E2C36142A">
    <w:name w:val="E51E44D9D9524FAC9758AA1E2C36142A"/>
    <w:rsid w:val="0088456C"/>
  </w:style>
  <w:style w:type="paragraph" w:customStyle="1" w:styleId="419F12DFB62D4CBFB8B8DF8608727367">
    <w:name w:val="419F12DFB62D4CBFB8B8DF8608727367"/>
    <w:rsid w:val="0088456C"/>
  </w:style>
  <w:style w:type="paragraph" w:customStyle="1" w:styleId="617900ABDF3F4AB3A190DA133C936563">
    <w:name w:val="617900ABDF3F4AB3A190DA133C936563"/>
    <w:rsid w:val="0088456C"/>
  </w:style>
  <w:style w:type="paragraph" w:customStyle="1" w:styleId="FCFE3E8AB69A42C5AEAB36205B8F1A22">
    <w:name w:val="FCFE3E8AB69A42C5AEAB36205B8F1A22"/>
    <w:rsid w:val="0088456C"/>
  </w:style>
  <w:style w:type="paragraph" w:customStyle="1" w:styleId="2F40B9B687304974AA42034D575F3910">
    <w:name w:val="2F40B9B687304974AA42034D575F3910"/>
    <w:rsid w:val="0088456C"/>
  </w:style>
  <w:style w:type="paragraph" w:customStyle="1" w:styleId="4F2953CFE9884B759BA7B799177DF9F6">
    <w:name w:val="4F2953CFE9884B759BA7B799177DF9F6"/>
    <w:rsid w:val="0088456C"/>
  </w:style>
  <w:style w:type="paragraph" w:customStyle="1" w:styleId="2C59F502551B43C4A3EC92E18ACC3EA7">
    <w:name w:val="2C59F502551B43C4A3EC92E18ACC3EA7"/>
    <w:rsid w:val="0088456C"/>
  </w:style>
  <w:style w:type="paragraph" w:customStyle="1" w:styleId="479765629938424BA05EE615B9945D30">
    <w:name w:val="479765629938424BA05EE615B9945D30"/>
    <w:rsid w:val="0088456C"/>
  </w:style>
  <w:style w:type="paragraph" w:customStyle="1" w:styleId="F2CBD1948ECF4145B3802B029B187574">
    <w:name w:val="F2CBD1948ECF4145B3802B029B187574"/>
    <w:rsid w:val="0088456C"/>
  </w:style>
  <w:style w:type="paragraph" w:customStyle="1" w:styleId="A59089E7900544B7986394AFAEF2EB33">
    <w:name w:val="A59089E7900544B7986394AFAEF2EB33"/>
    <w:rsid w:val="0088456C"/>
  </w:style>
  <w:style w:type="paragraph" w:customStyle="1" w:styleId="0D4F7C22260D454287C7F83A90550631">
    <w:name w:val="0D4F7C22260D454287C7F83A90550631"/>
    <w:rsid w:val="0088456C"/>
  </w:style>
  <w:style w:type="paragraph" w:customStyle="1" w:styleId="6DCB254F08CA427B884085E71759FAB5">
    <w:name w:val="6DCB254F08CA427B884085E71759FAB5"/>
    <w:rsid w:val="0088456C"/>
  </w:style>
  <w:style w:type="paragraph" w:customStyle="1" w:styleId="92299CC46BA64C28A8E2B5DC7854A1AE">
    <w:name w:val="92299CC46BA64C28A8E2B5DC7854A1AE"/>
    <w:rsid w:val="0088456C"/>
  </w:style>
  <w:style w:type="paragraph" w:customStyle="1" w:styleId="428613C23DA2401893FB474EDB89EB29">
    <w:name w:val="428613C23DA2401893FB474EDB89EB29"/>
    <w:rsid w:val="0088456C"/>
  </w:style>
  <w:style w:type="paragraph" w:customStyle="1" w:styleId="E79B8BFD7C464E14843558827C1CC462">
    <w:name w:val="E79B8BFD7C464E14843558827C1CC462"/>
    <w:rsid w:val="0088456C"/>
  </w:style>
  <w:style w:type="paragraph" w:customStyle="1" w:styleId="6D52AB86B9EC4142B8A68730D1C5D100">
    <w:name w:val="6D52AB86B9EC4142B8A68730D1C5D100"/>
    <w:rsid w:val="0088456C"/>
  </w:style>
  <w:style w:type="paragraph" w:customStyle="1" w:styleId="36D10ECFC08446E89F429821C4E3ED1C">
    <w:name w:val="36D10ECFC08446E89F429821C4E3ED1C"/>
    <w:rsid w:val="0088456C"/>
  </w:style>
  <w:style w:type="paragraph" w:customStyle="1" w:styleId="1238E7FEE6A84187A25EA1C5A6323D9E">
    <w:name w:val="1238E7FEE6A84187A25EA1C5A6323D9E"/>
    <w:rsid w:val="0088456C"/>
  </w:style>
  <w:style w:type="paragraph" w:customStyle="1" w:styleId="477968282890496C9454D224621272F4">
    <w:name w:val="477968282890496C9454D224621272F4"/>
    <w:rsid w:val="0088456C"/>
  </w:style>
  <w:style w:type="paragraph" w:customStyle="1" w:styleId="0FDBF6371A164B63A9F321149C44EF89">
    <w:name w:val="0FDBF6371A164B63A9F321149C44EF89"/>
    <w:rsid w:val="0088456C"/>
  </w:style>
  <w:style w:type="paragraph" w:customStyle="1" w:styleId="62AB28870D9C45F0ABA7BF7893C1578E">
    <w:name w:val="62AB28870D9C45F0ABA7BF7893C1578E"/>
    <w:rsid w:val="0088456C"/>
  </w:style>
  <w:style w:type="paragraph" w:customStyle="1" w:styleId="94C8B3997DE6414A96E7364BB987037C">
    <w:name w:val="94C8B3997DE6414A96E7364BB987037C"/>
    <w:rsid w:val="0088456C"/>
  </w:style>
  <w:style w:type="paragraph" w:customStyle="1" w:styleId="5B54A7C185AF48A984A4FE042E49FA1C">
    <w:name w:val="5B54A7C185AF48A984A4FE042E49FA1C"/>
    <w:rsid w:val="0088456C"/>
  </w:style>
  <w:style w:type="paragraph" w:customStyle="1" w:styleId="8BA376BD8BE349B2A60F3F1F40003D87">
    <w:name w:val="8BA376BD8BE349B2A60F3F1F40003D87"/>
    <w:rsid w:val="0088456C"/>
  </w:style>
  <w:style w:type="paragraph" w:customStyle="1" w:styleId="875020911311409C8921DF2A71711F20">
    <w:name w:val="875020911311409C8921DF2A71711F20"/>
    <w:rsid w:val="0088456C"/>
  </w:style>
  <w:style w:type="paragraph" w:customStyle="1" w:styleId="88DB436B878849FA8EF4BBCABDD2C84B">
    <w:name w:val="88DB436B878849FA8EF4BBCABDD2C84B"/>
    <w:rsid w:val="0088456C"/>
  </w:style>
  <w:style w:type="paragraph" w:customStyle="1" w:styleId="471BE997D5DA4268A4C137C5F8D3754E">
    <w:name w:val="471BE997D5DA4268A4C137C5F8D3754E"/>
    <w:rsid w:val="0088456C"/>
  </w:style>
  <w:style w:type="paragraph" w:customStyle="1" w:styleId="2B39D1AF0AFD49DAA6D31625482758B4">
    <w:name w:val="2B39D1AF0AFD49DAA6D31625482758B4"/>
    <w:rsid w:val="0088456C"/>
  </w:style>
  <w:style w:type="paragraph" w:customStyle="1" w:styleId="880AB45373DC4970B048A8C1B5F2273C">
    <w:name w:val="880AB45373DC4970B048A8C1B5F2273C"/>
    <w:rsid w:val="0088456C"/>
  </w:style>
  <w:style w:type="paragraph" w:customStyle="1" w:styleId="894F53BC76254DF0A05C79977B7EF8EF">
    <w:name w:val="894F53BC76254DF0A05C79977B7EF8EF"/>
    <w:rsid w:val="0088456C"/>
  </w:style>
  <w:style w:type="paragraph" w:customStyle="1" w:styleId="5247FE102F1F44E0BD2BECE53D27EA84">
    <w:name w:val="5247FE102F1F44E0BD2BECE53D27EA84"/>
    <w:rsid w:val="008845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392493-7807-442B-9C01-D0D2CD4A4808}">
  <we:reference id="f78a3046-9e99-4300-aa2b-5814002b01a2" version="1.35.0.0" store="EXCatalog" storeType="EXCatalog"/>
  <we:alternateReferences>
    <we:reference id="WA104382081" version="1.35.0.0" store="en-US" storeType="OMEX"/>
  </we:alternateReferences>
  <we:properties>
    <we:property name="MENDELEY_CITATIONS" value="[{&quot;citationID&quot;:&quot;MENDELEY_CITATION_409033a5-f56a-496d-a107-39711c174d07&quot;,&quot;properties&quot;:{&quot;noteIndex&quot;:0},&quot;isEdited&quot;:false,&quot;manualOverride&quot;:{&quot;isManuallyOverridden&quot;:false,&quot;citeprocText&quot;:&quot;(Holmes &amp;#38; Koch, n.d.)&quot;,&quot;manualOverrideText&quot;:&quot;&quot;},&quot;citationTag&quot;:&quot;MENDELEY_CITATION_v3_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&quot;,&quot;citationItems&quot;:[{&quot;id&quot;:&quot;21787c25-1c09-383e-9d36-49f5e5f7562a&quot;,&quot;itemData&quot;:{&quot;type&quot;:&quot;article-journal&quot;,&quot;id&quot;:&quot;21787c25-1c09-383e-9d36-49f5e5f7562a&quot;,&quot;title&quot;:&quot;Bark Beetle Epidemics, Life Satisfaction, and Economic Well-Being&quot;,&quot;groupId&quot;:&quot;2891f746-203f-34f7-9364-dba6356a9796&quot;,&quot;author&quot;:[{&quot;family&quot;:&quot;Holmes&quot;,&quot;given&quot;:&quot;Thomas&quot;,&quot;parse-names&quot;:false,&quot;dropping-particle&quot;:&quot;&quot;,&quot;non-dropping-particle&quot;:&quot;&quot;},{&quot;family&quot;:&quot;Koch&quot;,&quot;given&quot;:&quot;Frank&quot;,&quot;parse-names&quot;:false,&quot;dropping-particle&quot;:&quot;&quot;,&quot;non-dropping-particle&quot;:&quot;&quot;}],&quot;accessed&quot;:{&quot;date-parts&quot;:[[2022,12,4]]},&quot;DOI&quot;:&quot;10.3390/f10080696&quot;,&quot;URL&quot;:&quot;www.mdpi.com/journal/forests&quot;,&quot;abstract&quot;:&quot;Evidence of increased biotic disturbances in forests due to climate change is accumulating, necessitating the development of new approaches for understanding the impacts of natural disturbances on human well-being. The recent Mountain Pine Beetle (MPB) outbreak in the western United States, which was historically unprecedented in scale, provides an opportunity for testing the adequacy of the life satisfaction approach (LSA) to estimate the impact of large-scale forest mortality on subjective well-being. Prior research in this region used the hedonic method (HM) to estimate the economic impacts of the MPB outbreak, and results are used here to evaluate the reasonableness of economic estimates based upon the LSA. While economic estimates based upon the LSA model do not appear to be unreasonable, several limitations in using the LSA for nonmarket valuations are discussed. New avenues for research that link the LSA with stated preference methods are discussed that appear likely to address major concerns with standard LSA models as used in nonmarket valuation.&quot;,&quot;container-title-short&quot;:&quot;&quot;},&quot;isTemporary&quot;:false}]},{&quot;citationID&quot;:&quot;MENDELEY_CITATION_83dd91f2-8812-49d2-8906-3137650141ae&quot;,&quot;properties&quot;:{&quot;noteIndex&quot;:0},&quot;isEdited&quot;:false,&quot;manualOverride&quot;:{&quot;isManuallyOverridden&quot;:false,&quot;citeprocText&quot;:&quot;(&lt;i&gt;T.H. Atkinson Bark and Ambrosia Beetle Pages: Home&lt;/i&gt;, n.d.)&quot;,&quot;manualOverrideText&quot;:&quot;&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&quot;},{&quot;citationID&quot;:&quot;MENDELEY_CITATION_93199707-c54e-4e8d-b7e4-d7bfc5f0a34b&quot;,&quot;properties&quot;:{&quot;noteIndex&quot;:0},&quot;isEdited&quot;:false,&quot;manualOverride&quot;:{&quot;isManuallyOverridden&quot;:false,&quot;citeprocText&quot;:&quot;(Pistone et al., 2018)&quot;,&quot;manualOverrideText&quot;:&quot;&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&quot;},{&quot;citationID&quot;:&quot;MENDELEY_CITATION_46e35729-219b-4307-9173-00caa3c5eb17&quot;,&quot;properties&quot;:{&quot;noteIndex&quot;:0},&quot;isEdited&quot;:false,&quot;manualOverride&quot;:{&quot;isManuallyOverridden&quot;:false,&quot;citeprocText&quot;:&quot;(Kirkendall et al., 2015; KnÍŽek &amp;#38; Beaver, 2007)&quot;,&quot;manualOverrideText&quot;:&quot;&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&quot;},{&quot;citationID&quot;:&quot;MENDELEY_CITATION_3ed2cebb-1663-442e-9d92-50bf18e2bd39&quot;,&quot;properties&quot;:{&quot;noteIndex&quot;:0},&quot;isEdited&quot;:false,&quot;manualOverride&quot;:{&quot;isManuallyOverridden&quot;:false,&quot;citeprocText&quot;:&quot;(&lt;i&gt;Bark Beetles in a Changing Environment on JSTOR&lt;/i&gt;, n.d.)&quot;,&quot;manualOverrideText&quot;:&quot;&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quot;},{&quot;citationID&quot;:&quot;MENDELEY_CITATION_45b74e4a-d41a-4a19-8c86-fff26f0f84b0&quot;,&quot;properties&quot;:{&quot;noteIndex&quot;:0},&quot;isEdited&quot;:false,&quot;manualOverride&quot;:{&quot;isManuallyOverridden&quot;:false,&quot;citeprocText&quot;:&quot;(Krokene, 2015)&quot;,&quot;manualOverrideText&quot;:&quot;&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KEtyb2tlbmUsIDIwMTUp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D&quot;:&quot;MENDELEY_CITATION_61963248-a254-4022-b211-9d46291606bf&quot;,&quot;properties&quot;:{&quot;noteIndex&quot;:0},&quot;isEdited&quot;:false,&quot;manualOverride&quot;:{&quot;isManuallyOverridden&quot;:false,&quot;citeprocText&quot;:&quot;(&lt;i&gt;Bark Beetles in a Changing Environment on JSTOR&lt;/i&gt;, n.d.)&quot;,&quot;manualOverrideText&quot;:&quot;&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quot;},{&quot;citationID&quot;:&quot;MENDELEY_CITATION_933da055-d408-4a7c-b8b1-e987737979c6&quot;,&quot;properties&quot;:{&quot;noteIndex&quot;:0},&quot;isEdited&quot;:false,&quot;manualOverride&quot;:{&quot;isManuallyOverridden&quot;:false,&quot;citeprocText&quot;:&quot;(Morris et al., 2017)&quot;,&quot;manualOverrideText&quot;:&quot;&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KE1vcnJpcyBldCBhbC4sIDIwMTcp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D&quot;:&quot;MENDELEY_CITATION_d94dcc29-6f0b-4023-8a26-c897237e6b1b&quot;,&quot;properties&quot;:{&quot;noteIndex&quot;:0},&quot;isEdited&quot;:false,&quot;manualOverride&quot;:{&quot;isManuallyOverridden&quot;:false,&quot;citeprocText&quot;:&quot;(Grégoire et al., 2015)&quot;,&quot;manualOverrideText&quot;:&quot;&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KEdyw6lnb2lyZSBldCBhbC4sIDIwMTUp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D&quot;:&quot;MENDELEY_CITATION_75b971fb-1e55-4121-9a32-d0bdbc9a793e&quot;,&quot;properties&quot;:{&quot;noteIndex&quot;:0},&quot;isEdited&quot;:false,&quot;manualOverride&quot;:{&quot;isManuallyOverridden&quot;:false,&quot;citeprocText&quot;:&quot;(&lt;i&gt;Bark Beetles in a Changing Environment on JSTOR&lt;/i&gt;, n.d.)&quot;,&quot;manualOverrideText&quot;:&quot;&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fSwiaXNUZW1wb3JhcnkiOmZhbHNlfV19&quot;},{&quot;citationID&quot;:&quot;MENDELEY_CITATION_c21d3ccb-0557-4186-98ea-25d3001e3e86&quot;,&quot;properties&quot;:{&quot;noteIndex&quot;:0},&quot;isEdited&quot;:false,&quot;manualOverride&quot;:{&quot;isManuallyOverridden&quot;:false,&quot;citeprocText&quot;:&quot;(Ortiz et al., 2013; Rammer &amp;#38; Seidl, 2019)&quot;,&quot;manualOverrideText&quot;:&quot;&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&quot;},{&quot;citationID&quot;:&quot;MENDELEY_CITATION_de4eec7a-78f8-43b8-b381-23109cdcb402&quot;,&quot;properties&quot;:{&quot;noteIndex&quot;:0},&quot;isEdited&quot;:false,&quot;manualOverride&quot;:{&quot;isManuallyOverridden&quot;:false,&quot;citeprocText&quot;:&quot;(Hulcr et al., 2015)&quot;,&quot;manualOverrideText&quot;:&quot;&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&quot;},{&quot;citationID&quot;:&quot;MENDELEY_CITATION_706564d4-f333-4ae1-b81c-4e5fbbed6943&quot;,&quot;properties&quot;:{&quot;noteIndex&quot;:0},&quot;isEdited&quot;:false,&quot;manualOverride&quot;:{&quot;isManuallyOverridden&quot;:false,&quot;citeprocText&quot;:&quot;(Jordal &amp;#38; Kambestad, 2014)&quot;,&quot;manualOverrideText&quot;:&quot;&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&quot;},{&quot;citationID&quot;:&quot;MENDELEY_CITATION_f9063301-209f-4ef3-bd01-a0b592c49a0a&quot;,&quot;properties&quot;:{&quot;noteIndex&quot;:0},&quot;isEdited&quot;:false,&quot;manualOverride&quot;:{&quot;isManuallyOverridden&quot;:false,&quot;citeprocText&quot;:&quot;(Rabaglia et al., 2008)&quot;,&quot;manualOverrideText&quot;:&quot;&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&quot;},{&quot;citationID&quot;:&quot;MENDELEY_CITATION_788c1b7a-0c6b-438a-9ab4-a23b5832d7c3&quot;,&quot;properties&quot;:{&quot;noteIndex&quot;:0},&quot;isEdited&quot;:false,&quot;manualOverride&quot;:{&quot;isManuallyOverridden&quot;:false,&quot;citeprocText&quot;:&quot;(Horn et al., 2017)&quot;,&quot;manualOverrideText&quot;:&quot;&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KEhvcm4gZXQgYWwuLCAyMDE3KS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D&quot;:&quot;MENDELEY_CITATION_a84c7fbc-b734-4f75-9177-dd14828dc1a5&quot;,&quot;properties&quot;:{&quot;noteIndex&quot;:0},&quot;isEdited&quot;:false,&quot;manualOverride&quot;:{&quot;isManuallyOverridden&quot;:false,&quot;citeprocText&quot;:&quot;(Boer &amp;#38; Vos, 2018; Hansen et al., 2020; Marques et al., 2018)&quot;,&quot;manualOverrideText&quot;:&quot;&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&quot;},{&quot;citationID&quot;:&quot;MENDELEY_CITATION_260a06ea-06a6-49c1-9c48-4867d828424a&quot;,&quot;properties&quot;:{&quot;noteIndex&quot;:0},&quot;isEdited&quot;:false,&quot;manualOverride&quot;:{&quot;isManuallyOverridden&quot;:false,&quot;citeprocText&quot;:&quot;(Martineau et al., 2017; Parmezan et al., 2022; Tresson et al., 2021)&quot;,&quot;manualOverrideText&quot;:&quot;&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container-title-short&quot;:&quot;&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KE1hcnRpbmVhdSBldCBhbC4sIDIwMTc7IFBhcm1lemFuIGV0IGFsLiwgMjAyMjsgVHJlc3NvbiBldCBhbC4sIDIwMjEp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quot;},{&quot;citationID&quot;:&quot;MENDELEY_CITATION_e72c0951-9f39-43a8-98d4-1c409ebc1ad5&quot;,&quot;properties&quot;:{&quot;noteIndex&quot;:0},&quot;isEdited&quot;:false,&quot;manualOverride&quot;:{&quot;isManuallyOverridden&quot;:false,&quot;citeprocText&quot;:&quot;(Chen et al., 2021)&quot;,&quot;manualOverrideText&quot;:&quot;&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KENoZW4gZXQgYWwuLCAyMDIxKS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D&quot;:&quot;MENDELEY_CITATION_a107c774-6ee6-4107-8f65-8420654aa5af&quot;,&quot;properties&quot;:{&quot;noteIndex&quot;:0},&quot;isEdited&quot;:false,&quot;manualOverride&quot;:{&quot;isManuallyOverridden&quot;:false,&quot;citeprocText&quot;:&quot;(O’Shea &amp;#38; Nash, 2015)&quot;,&quot;manualOverrideText&quot;:&quot;&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KE/igJlTaGVhICYjMzg7IE5hc2gsIDIwMTUpIiwibWFudWFsT3ZlcnJpZGVUZXh0IjoiIn0sImNpdGF0aW9uSXRlbXMiOlt7ImlkIjoiOWRmM2NhYmMtMGEzNS0zY2UyLWIxZGUtMTNlNTc2NGU3ODQ5IiwiaXRlbURhdGEiOnsidHlwZSI6ImFydGljbGUtam91cm5hbCIsImlkIjoiOWRmM2NhYmMtMGEzNS0zY2UyLWIxZGUtMTNlNTc2NGU3ODQ5IiwidGl0bGUiOiJBbiBJbnRyb2R1Y3Rpb24gdG8gQ29udm9sdXRpb25hbCBOZXVyYWwgTmV0d29ya3MiLCJncm91cElkIjoiYmI2NTQ5OTEtMjg2YS0zNTdiLTlhYTktYjRjMmNiYmFmN2RmIiwiYXV0aG9yIjpbeyJmYW1pbHkiOiJPJ1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&quot;},{&quot;citationID&quot;:&quot;MENDELEY_CITATION_5cd41175-f4ae-4c24-82bd-90e32a47acd3&quot;,&quot;properties&quot;:{&quot;noteIndex&quot;:0},&quot;isEdited&quot;:false,&quot;manualOverride&quot;:{&quot;isManuallyOverridden&quot;:false,&quot;citeprocText&quot;:&quot;(Zhu &amp;#38; Bain, n.d.)&quot;,&quot;manualOverrideText&quot;:&quot;&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quot;},{&quot;citationID&quot;:&quot;MENDELEY_CITATION_bb721a47-96ac-4bd0-8a3e-be66ec6a6d65&quot;,&quot;properties&quot;:{&quot;noteIndex&quot;:0},&quot;isEdited&quot;:false,&quot;manualOverride&quot;:{&quot;isManuallyOverridden&quot;:false,&quot;citeprocText&quot;:&quot;(Zhang et al., 2021)&quot;,&quot;manualOverrideText&quot;:&quot;&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&quot;},{&quot;citationID&quot;:&quot;MENDELEY_CITATION_1d8e37f0-5a0d-411f-9f9c-3577eabb63a2&quot;,&quot;properties&quot;:{&quot;noteIndex&quot;:0},&quot;isEdited&quot;:false,&quot;manualOverride&quot;:{&quot;isManuallyOverridden&quot;:false,&quot;citeprocText&quot;:&quot;(Zou et al., 2019)&quot;,&quot;manualOverrideText&quot;:&quot;&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&quot;},{&quot;citationID&quot;:&quot;MENDELEY_CITATION_68747017-cda2-4f9a-acf0-3a2ae67e4d01&quot;,&quot;properties&quot;:{&quot;noteIndex&quot;:0},&quot;isEdited&quot;:false,&quot;manualOverride&quot;:{&quot;isManuallyOverridden&quot;:false,&quot;citeprocText&quot;:&quot;(Dalal et al., 2005; Redmon et al., 2015)&quot;,&quot;manualOverrideText&quot;:&quot;&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&quot;},{&quot;citationID&quot;:&quot;MENDELEY_CITATION_afa9e029-adb0-43da-8ea0-182994c6582d&quot;,&quot;properties&quot;:{&quot;noteIndex&quot;:0},&quot;isEdited&quot;:false,&quot;manualOverride&quot;:{&quot;isManuallyOverridden&quot;:false,&quot;citeprocText&quot;:&quot;(Hu &amp;#38; Ramanan, 2017)&quot;,&quot;manualOverrideText&quot;:&quot;&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KEh1ICYjMzg7IFJhbWFuYW4sIDIwMTcpIiwibWFudWFsT3ZlcnJpZGVUZXh0IjoiIn0sImNpdGF0aW9uSXRlbXMiOlt7ImlkIjoiMTAyZDA5NTQtY2EwYy0zYzkzLTliMDctYzJjODIzMzc4NTM3IiwiaXRlbURhdGEiOnsidHlwZSI6ImFydGljbGUtam91cm5hbCIsImlkIjoiMTAyZDA5NTQtY2EwYy0zYzkzLTliMDctYzJjODIzMzc4NTM3IiwidGl0bGUiOiJGaW5kaW5nIHRpbnkgZmFjZXMiLCJncm91cElkIjoiYmI2NTQ5OTEtMjg2YS0zNTdiLTlhYTktYjRjMmNiYmFmN2RmIiwiYXV0aG9yIjpbeyJmYW1pbHkiOiJIdSIsImdpdmVuIjoiUGVpeXVu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&quot;},{&quot;citationID&quot;:&quot;MENDELEY_CITATION_1296b152-7e72-4910-a334-fde9d44dd8ee&quot;,&quot;properties&quot;:{&quot;noteIndex&quot;:0},&quot;isEdited&quot;:false,&quot;manualOverride&quot;:{&quot;isManuallyOverridden&quot;:false,&quot;citeprocText&quot;:&quot;(Linardatos et al., 2020; Samek et al., n.d.)&quot;,&quot;manualOverrideText&quot;:&quot;&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KExpbmFyZGF0b3MgZXQgYWwuLCAyMDIwOyBTYW1layBldCBhbC4sIG4uZC4pIiwibWFudWFsT3ZlcnJpZGVUZXh0IjoiIn0sImNpdGF0aW9uSXRlbXMiOlt7ImlkIjoiM2IzZTFkMjgtM2ViMi0zZjA1LTliZjEtZGFmYTJhMzIyYTc5IiwiaXRlbURhdGEiOnsidHlwZSI6ImFydGljbGUtam91cm5hbCIsImlkIjoiM2IzZTFkMjgtM2ViMi0zZjA1LTliZjEtZGFmYTJhMzIyYTc5IiwidGl0bGUiOiJFeHBsYWluYWJsZSBBSTogQSBSZXZpZXcgb2YgTWFjaGluZSBMZWFybmluZyBJbnRlcnByZXRhYmlsaXR5IE1ldGhvZHMiLCJncm91cElkIjoiYmI2NTQ5OTEtMjg2YS0zNTdiLTlhYTktYjRjMmNiYmFmN2Rm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&quot;},{&quot;citationID&quot;:&quot;MENDELEY_CITATION_f5cc3605-1e2c-4094-9cb5-8176b6af5cda&quot;,&quot;properties&quot;:{&quot;noteIndex&quot;:0},&quot;isEdited&quot;:false,&quot;manualOverride&quot;:{&quot;isManuallyOverridden&quot;:false,&quot;citeprocText&quot;:&quot;(Vermeire et al., 2022)&quot;,&quot;manualOverrideText&quot;:&quot;&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&quot;},{&quot;citationID&quot;:&quot;MENDELEY_CITATION_067eb849-ec4c-4396-9fa9-a46b9256777c&quot;,&quot;properties&quot;:{&quot;noteIndex&quot;:0},&quot;isEdited&quot;:false,&quot;manualOverride&quot;:{&quot;isManuallyOverridden&quot;:false,&quot;citeprocText&quot;:&quot;(Linardatos et al., 2020)&quot;,&quot;manualOverrideText&quot;:&quot;&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KExpbmFyZGF0b3MgZXQgYWwuLCAyMDIwKS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90DF9-4A4A-464D-A8D9-89F634FDF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TotalTime>
  <Pages>12</Pages>
  <Words>3729</Words>
  <Characters>21260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A machine learning pest image recognition to assist federal agencies in protecting American forests</dc:title>
  <dc:subject>Christopher Marais</dc:subject>
  <dc:creator>Marais, G. Christopher</dc:creator>
  <cp:keywords/>
  <dc:description/>
  <cp:lastModifiedBy>Marais, G. Christopher</cp:lastModifiedBy>
  <cp:revision>32</cp:revision>
  <dcterms:created xsi:type="dcterms:W3CDTF">2022-11-06T00:41:00Z</dcterms:created>
  <dcterms:modified xsi:type="dcterms:W3CDTF">2022-12-06T16:21:00Z</dcterms:modified>
  <cp:category>College of Agriculture and Life Sciences</cp:category>
</cp:coreProperties>
</file>