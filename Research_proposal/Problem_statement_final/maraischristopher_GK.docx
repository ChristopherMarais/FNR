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C35EA" w14:textId="056307B8" w:rsidR="00EA0329" w:rsidRDefault="00EA0329" w:rsidP="004B4B4D">
      <w:pPr>
        <w:jc w:val="both"/>
        <w:rPr>
          <w:rFonts w:ascii="Roboto" w:hAnsi="Roboto"/>
          <w:color w:val="202124"/>
          <w:spacing w:val="2"/>
          <w:shd w:val="clear" w:color="auto" w:fill="FFFFFF"/>
        </w:rPr>
      </w:pPr>
      <w:r>
        <w:rPr>
          <w:rFonts w:ascii="Roboto" w:hAnsi="Roboto"/>
          <w:color w:val="202124"/>
          <w:spacing w:val="2"/>
          <w:shd w:val="clear" w:color="auto" w:fill="FFFFFF"/>
        </w:rPr>
        <w:t xml:space="preserve">Bark beetle is a common name used to refer to </w:t>
      </w:r>
      <w:commentRangeStart w:id="0"/>
      <w:r>
        <w:rPr>
          <w:rFonts w:ascii="Roboto" w:hAnsi="Roboto"/>
          <w:color w:val="202124"/>
          <w:spacing w:val="2"/>
          <w:shd w:val="clear" w:color="auto" w:fill="FFFFFF"/>
        </w:rPr>
        <w:t xml:space="preserve">hundreds of different beetle species </w:t>
      </w:r>
      <w:commentRangeEnd w:id="0"/>
      <w:r w:rsidR="00DC5EEA">
        <w:rPr>
          <w:rStyle w:val="CommentReference"/>
        </w:rPr>
        <w:commentReference w:id="0"/>
      </w:r>
      <w:r>
        <w:rPr>
          <w:rFonts w:ascii="Roboto" w:hAnsi="Roboto"/>
          <w:color w:val="202124"/>
          <w:spacing w:val="2"/>
          <w:shd w:val="clear" w:color="auto" w:fill="FFFFFF"/>
        </w:rPr>
        <w:t xml:space="preserve">that fall into the </w:t>
      </w:r>
      <w:proofErr w:type="spellStart"/>
      <w:r>
        <w:rPr>
          <w:rFonts w:ascii="Roboto" w:hAnsi="Roboto"/>
          <w:color w:val="202124"/>
          <w:spacing w:val="2"/>
          <w:shd w:val="clear" w:color="auto" w:fill="FFFFFF"/>
        </w:rPr>
        <w:t>Scolytinae</w:t>
      </w:r>
      <w:proofErr w:type="spellEnd"/>
      <w:r>
        <w:rPr>
          <w:rFonts w:ascii="Roboto" w:hAnsi="Roboto"/>
          <w:color w:val="202124"/>
          <w:spacing w:val="2"/>
          <w:shd w:val="clear" w:color="auto" w:fill="FFFFFF"/>
        </w:rPr>
        <w:t xml:space="preserve"> clade. Some of these species </w:t>
      </w:r>
      <w:r w:rsidR="00BC42B1">
        <w:rPr>
          <w:rFonts w:ascii="Roboto" w:hAnsi="Roboto"/>
          <w:color w:val="202124"/>
          <w:spacing w:val="2"/>
          <w:shd w:val="clear" w:color="auto" w:fill="FFFFFF"/>
        </w:rPr>
        <w:t xml:space="preserve">can </w:t>
      </w:r>
      <w:r>
        <w:rPr>
          <w:rFonts w:ascii="Roboto" w:hAnsi="Roboto"/>
          <w:color w:val="202124"/>
          <w:spacing w:val="2"/>
          <w:shd w:val="clear" w:color="auto" w:fill="FFFFFF"/>
        </w:rPr>
        <w:t>cause</w:t>
      </w:r>
      <w:r w:rsidR="00BC42B1">
        <w:rPr>
          <w:rFonts w:ascii="Roboto" w:hAnsi="Roboto"/>
          <w:color w:val="202124"/>
          <w:spacing w:val="2"/>
          <w:shd w:val="clear" w:color="auto" w:fill="FFFFFF"/>
        </w:rPr>
        <w:t xml:space="preserve"> much more</w:t>
      </w:r>
      <w:r>
        <w:rPr>
          <w:rFonts w:ascii="Roboto" w:hAnsi="Roboto"/>
          <w:color w:val="202124"/>
          <w:spacing w:val="2"/>
          <w:shd w:val="clear" w:color="auto" w:fill="FFFFFF"/>
        </w:rPr>
        <w:t xml:space="preserve"> extensive tree mortality and have large scale damaging effects on forests </w:t>
      </w:r>
      <w:r w:rsidR="00BC42B1">
        <w:rPr>
          <w:rFonts w:ascii="Roboto" w:hAnsi="Roboto"/>
          <w:color w:val="202124"/>
          <w:spacing w:val="2"/>
          <w:shd w:val="clear" w:color="auto" w:fill="FFFFFF"/>
        </w:rPr>
        <w:t xml:space="preserve">than others. Distinguishing between these species is therefore an important component in responding to </w:t>
      </w:r>
      <w:commentRangeStart w:id="1"/>
      <w:r w:rsidR="00BC42B1">
        <w:rPr>
          <w:rFonts w:ascii="Roboto" w:hAnsi="Roboto"/>
          <w:color w:val="202124"/>
          <w:spacing w:val="2"/>
          <w:shd w:val="clear" w:color="auto" w:fill="FFFFFF"/>
        </w:rPr>
        <w:t>possible harmful infestations</w:t>
      </w:r>
      <w:commentRangeEnd w:id="1"/>
      <w:r w:rsidR="00E41850">
        <w:rPr>
          <w:rStyle w:val="CommentReference"/>
        </w:rPr>
        <w:commentReference w:id="1"/>
      </w:r>
      <w:r w:rsidR="00BC42B1">
        <w:rPr>
          <w:rFonts w:ascii="Roboto" w:hAnsi="Roboto"/>
          <w:color w:val="202124"/>
          <w:spacing w:val="2"/>
          <w:shd w:val="clear" w:color="auto" w:fill="FFFFFF"/>
        </w:rPr>
        <w:t xml:space="preserve">. </w:t>
      </w:r>
    </w:p>
    <w:p w14:paraId="432BCFBF" w14:textId="0AB30551" w:rsidR="00BC42B1" w:rsidRDefault="00BC42B1" w:rsidP="004B4B4D">
      <w:pPr>
        <w:jc w:val="both"/>
        <w:rPr>
          <w:rFonts w:ascii="Roboto" w:hAnsi="Roboto"/>
          <w:color w:val="202124"/>
          <w:spacing w:val="2"/>
          <w:shd w:val="clear" w:color="auto" w:fill="FFFFFF"/>
        </w:rPr>
      </w:pPr>
      <w:r>
        <w:rPr>
          <w:rFonts w:ascii="Roboto" w:hAnsi="Roboto"/>
          <w:color w:val="202124"/>
          <w:spacing w:val="2"/>
          <w:shd w:val="clear" w:color="auto" w:fill="FFFFFF"/>
        </w:rPr>
        <w:t xml:space="preserve">Identifying the species to which an individual bark beetle belongs </w:t>
      </w:r>
      <w:del w:id="2" w:author="Klarenberg,Geraldine" w:date="2022-10-26T16:52:00Z">
        <w:r w:rsidDel="00E41850">
          <w:rPr>
            <w:rFonts w:ascii="Roboto" w:hAnsi="Roboto"/>
            <w:color w:val="202124"/>
            <w:spacing w:val="2"/>
            <w:shd w:val="clear" w:color="auto" w:fill="FFFFFF"/>
          </w:rPr>
          <w:delText xml:space="preserve">to </w:delText>
        </w:r>
      </w:del>
      <w:r>
        <w:rPr>
          <w:rFonts w:ascii="Roboto" w:hAnsi="Roboto"/>
          <w:color w:val="202124"/>
          <w:spacing w:val="2"/>
          <w:shd w:val="clear" w:color="auto" w:fill="FFFFFF"/>
        </w:rPr>
        <w:t>by visual classification is a difficult task. Bark beetles are very small at only a few millimeters in length and have very similar visual characteristics between species</w:t>
      </w:r>
      <w:ins w:id="3" w:author="Klarenberg,Geraldine" w:date="2022-10-26T16:52:00Z">
        <w:r w:rsidR="003736AB">
          <w:rPr>
            <w:rFonts w:ascii="Roboto" w:hAnsi="Roboto"/>
            <w:color w:val="202124"/>
            <w:spacing w:val="2"/>
            <w:shd w:val="clear" w:color="auto" w:fill="FFFFFF"/>
          </w:rPr>
          <w:t>,</w:t>
        </w:r>
      </w:ins>
      <w:r w:rsidR="00106B68">
        <w:rPr>
          <w:rFonts w:ascii="Roboto" w:hAnsi="Roboto"/>
          <w:color w:val="202124"/>
          <w:spacing w:val="2"/>
          <w:shd w:val="clear" w:color="auto" w:fill="FFFFFF"/>
        </w:rPr>
        <w:t xml:space="preserve"> such as size and shape</w:t>
      </w:r>
      <w:r>
        <w:rPr>
          <w:rFonts w:ascii="Roboto" w:hAnsi="Roboto"/>
          <w:color w:val="202124"/>
          <w:spacing w:val="2"/>
          <w:shd w:val="clear" w:color="auto" w:fill="FFFFFF"/>
        </w:rPr>
        <w:t xml:space="preserve">. The alternative of classifying species molecularly is comparatively slow </w:t>
      </w:r>
      <w:r w:rsidR="004B4B4D">
        <w:rPr>
          <w:rFonts w:ascii="Roboto" w:hAnsi="Roboto"/>
          <w:color w:val="202124"/>
          <w:spacing w:val="2"/>
          <w:shd w:val="clear" w:color="auto" w:fill="FFFFFF"/>
        </w:rPr>
        <w:t xml:space="preserve">and expensive to perform on scale with hundreds of </w:t>
      </w:r>
      <w:commentRangeStart w:id="4"/>
      <w:r w:rsidR="004B4B4D">
        <w:rPr>
          <w:rFonts w:ascii="Roboto" w:hAnsi="Roboto"/>
          <w:color w:val="202124"/>
          <w:spacing w:val="2"/>
          <w:shd w:val="clear" w:color="auto" w:fill="FFFFFF"/>
        </w:rPr>
        <w:t>beetles</w:t>
      </w:r>
      <w:commentRangeEnd w:id="4"/>
      <w:r w:rsidR="003736AB">
        <w:rPr>
          <w:rStyle w:val="CommentReference"/>
        </w:rPr>
        <w:commentReference w:id="4"/>
      </w:r>
      <w:r w:rsidR="004B4B4D">
        <w:rPr>
          <w:rFonts w:ascii="Roboto" w:hAnsi="Roboto"/>
          <w:color w:val="202124"/>
          <w:spacing w:val="2"/>
          <w:shd w:val="clear" w:color="auto" w:fill="FFFFFF"/>
        </w:rPr>
        <w:t xml:space="preserve">. </w:t>
      </w:r>
    </w:p>
    <w:p w14:paraId="22494BD7" w14:textId="61C4918B" w:rsidR="004B4B4D" w:rsidRDefault="004B4B4D" w:rsidP="00A40F7F">
      <w:pPr>
        <w:jc w:val="both"/>
        <w:rPr>
          <w:rFonts w:ascii="Roboto" w:hAnsi="Roboto"/>
          <w:color w:val="202124"/>
          <w:spacing w:val="2"/>
          <w:shd w:val="clear" w:color="auto" w:fill="FFFFFF"/>
        </w:rPr>
      </w:pPr>
      <w:r>
        <w:rPr>
          <w:rFonts w:ascii="Roboto" w:hAnsi="Roboto"/>
          <w:color w:val="202124"/>
          <w:spacing w:val="2"/>
          <w:shd w:val="clear" w:color="auto" w:fill="FFFFFF"/>
        </w:rPr>
        <w:t xml:space="preserve">In this study we aim to produce a machine learning model capable of classifying bark beetle </w:t>
      </w:r>
      <w:r w:rsidR="00106B68">
        <w:rPr>
          <w:rFonts w:ascii="Roboto" w:hAnsi="Roboto"/>
          <w:color w:val="202124"/>
          <w:spacing w:val="2"/>
          <w:shd w:val="clear" w:color="auto" w:fill="FFFFFF"/>
        </w:rPr>
        <w:t xml:space="preserve">genus and </w:t>
      </w:r>
      <w:r>
        <w:rPr>
          <w:rFonts w:ascii="Roboto" w:hAnsi="Roboto"/>
          <w:color w:val="202124"/>
          <w:spacing w:val="2"/>
          <w:shd w:val="clear" w:color="auto" w:fill="FFFFFF"/>
        </w:rPr>
        <w:t>species from microscopic images</w:t>
      </w:r>
      <w:r w:rsidR="00494796">
        <w:rPr>
          <w:rFonts w:ascii="Roboto" w:hAnsi="Roboto"/>
          <w:color w:val="202124"/>
          <w:spacing w:val="2"/>
          <w:shd w:val="clear" w:color="auto" w:fill="FFFFFF"/>
        </w:rPr>
        <w:t xml:space="preserve"> as well as </w:t>
      </w:r>
      <w:r w:rsidR="00106B68">
        <w:rPr>
          <w:rFonts w:ascii="Roboto" w:hAnsi="Roboto"/>
          <w:color w:val="202124"/>
          <w:spacing w:val="2"/>
          <w:shd w:val="clear" w:color="auto" w:fill="FFFFFF"/>
        </w:rPr>
        <w:t xml:space="preserve">beetle </w:t>
      </w:r>
      <w:commentRangeStart w:id="5"/>
      <w:r w:rsidR="00106B68">
        <w:rPr>
          <w:rFonts w:ascii="Roboto" w:hAnsi="Roboto"/>
          <w:color w:val="202124"/>
          <w:spacing w:val="2"/>
          <w:shd w:val="clear" w:color="auto" w:fill="FFFFFF"/>
        </w:rPr>
        <w:t>size</w:t>
      </w:r>
      <w:commentRangeEnd w:id="5"/>
      <w:r w:rsidR="0031402B">
        <w:rPr>
          <w:rStyle w:val="CommentReference"/>
        </w:rPr>
        <w:commentReference w:id="5"/>
      </w:r>
      <w:r>
        <w:rPr>
          <w:rFonts w:ascii="Roboto" w:hAnsi="Roboto"/>
          <w:color w:val="202124"/>
          <w:spacing w:val="2"/>
          <w:shd w:val="clear" w:color="auto" w:fill="FFFFFF"/>
        </w:rPr>
        <w:t>.</w:t>
      </w:r>
      <w:r w:rsidR="00494796">
        <w:rPr>
          <w:rFonts w:ascii="Roboto" w:hAnsi="Roboto"/>
          <w:color w:val="202124"/>
          <w:spacing w:val="2"/>
          <w:shd w:val="clear" w:color="auto" w:fill="FFFFFF"/>
        </w:rPr>
        <w:t xml:space="preserve"> </w:t>
      </w:r>
      <w:r w:rsidR="00106B68">
        <w:rPr>
          <w:rFonts w:ascii="Roboto" w:hAnsi="Roboto"/>
          <w:color w:val="202124"/>
          <w:spacing w:val="2"/>
          <w:shd w:val="clear" w:color="auto" w:fill="FFFFFF"/>
        </w:rPr>
        <w:t xml:space="preserve">This model will be used to test multiple hypotheses. Firstly, we hypothesize that size is the most informative visual factor in classifying beetle species. Secondly, we hypothesize that it will have better classification accuracy when using a hierarchical model that first classifies on the genus level before classifying on a species level. </w:t>
      </w:r>
    </w:p>
    <w:p w14:paraId="7164DEC3" w14:textId="7A94D97C" w:rsidR="00BB752E" w:rsidRDefault="00A40F7F" w:rsidP="00A40F7F">
      <w:pPr>
        <w:jc w:val="both"/>
        <w:rPr>
          <w:rFonts w:ascii="Roboto" w:hAnsi="Roboto"/>
          <w:color w:val="202124"/>
          <w:spacing w:val="2"/>
          <w:shd w:val="clear" w:color="auto" w:fill="FFFFFF"/>
        </w:rPr>
      </w:pPr>
      <w:commentRangeStart w:id="6"/>
      <w:r>
        <w:rPr>
          <w:rFonts w:ascii="Roboto" w:hAnsi="Roboto"/>
          <w:color w:val="202124"/>
          <w:spacing w:val="2"/>
          <w:shd w:val="clear" w:color="auto" w:fill="FFFFFF"/>
        </w:rPr>
        <w:t xml:space="preserve">This research may provide </w:t>
      </w:r>
      <w:commentRangeEnd w:id="6"/>
      <w:r w:rsidR="00B21C5E">
        <w:rPr>
          <w:rStyle w:val="CommentReference"/>
        </w:rPr>
        <w:commentReference w:id="6"/>
      </w:r>
      <w:r>
        <w:rPr>
          <w:rFonts w:ascii="Roboto" w:hAnsi="Roboto"/>
          <w:color w:val="202124"/>
          <w:spacing w:val="2"/>
          <w:shd w:val="clear" w:color="auto" w:fill="FFFFFF"/>
        </w:rPr>
        <w:t>clues into which features are the most informative for distinguishing between beetle species. It will also provide insights into which beetles are the most difficult to distinguish from one another</w:t>
      </w:r>
      <w:ins w:id="7" w:author="Klarenberg,Geraldine" w:date="2022-10-26T16:56:00Z">
        <w:r w:rsidR="00C203FF">
          <w:rPr>
            <w:rFonts w:ascii="Roboto" w:hAnsi="Roboto"/>
            <w:color w:val="202124"/>
            <w:spacing w:val="2"/>
            <w:shd w:val="clear" w:color="auto" w:fill="FFFFFF"/>
          </w:rPr>
          <w:t>,</w:t>
        </w:r>
      </w:ins>
      <w:r>
        <w:rPr>
          <w:rFonts w:ascii="Roboto" w:hAnsi="Roboto"/>
          <w:color w:val="202124"/>
          <w:spacing w:val="2"/>
          <w:shd w:val="clear" w:color="auto" w:fill="FFFFFF"/>
        </w:rPr>
        <w:t xml:space="preserve"> be it for a lack of data</w:t>
      </w:r>
      <w:ins w:id="8" w:author="Klarenberg,Geraldine" w:date="2022-10-26T16:56:00Z">
        <w:r w:rsidR="00C203FF">
          <w:rPr>
            <w:rFonts w:ascii="Roboto" w:hAnsi="Roboto"/>
            <w:color w:val="202124"/>
            <w:spacing w:val="2"/>
            <w:shd w:val="clear" w:color="auto" w:fill="FFFFFF"/>
          </w:rPr>
          <w:t>, or</w:t>
        </w:r>
      </w:ins>
      <w:r>
        <w:rPr>
          <w:rFonts w:ascii="Roboto" w:hAnsi="Roboto"/>
          <w:color w:val="202124"/>
          <w:spacing w:val="2"/>
          <w:shd w:val="clear" w:color="auto" w:fill="FFFFFF"/>
        </w:rPr>
        <w:t xml:space="preserve"> </w:t>
      </w:r>
      <w:ins w:id="9" w:author="Klarenberg,Geraldine" w:date="2022-10-26T16:56:00Z">
        <w:r w:rsidR="00C203FF">
          <w:rPr>
            <w:rFonts w:ascii="Roboto" w:hAnsi="Roboto"/>
            <w:color w:val="202124"/>
            <w:spacing w:val="2"/>
            <w:shd w:val="clear" w:color="auto" w:fill="FFFFFF"/>
          </w:rPr>
          <w:t>for</w:t>
        </w:r>
      </w:ins>
      <w:del w:id="10" w:author="Klarenberg,Geraldine" w:date="2022-10-26T16:56:00Z">
        <w:r w:rsidDel="00C203FF">
          <w:rPr>
            <w:rFonts w:ascii="Roboto" w:hAnsi="Roboto"/>
            <w:color w:val="202124"/>
            <w:spacing w:val="2"/>
            <w:shd w:val="clear" w:color="auto" w:fill="FFFFFF"/>
          </w:rPr>
          <w:delText>of</w:delText>
        </w:r>
      </w:del>
      <w:r>
        <w:rPr>
          <w:rFonts w:ascii="Roboto" w:hAnsi="Roboto"/>
          <w:color w:val="202124"/>
          <w:spacing w:val="2"/>
          <w:shd w:val="clear" w:color="auto" w:fill="FFFFFF"/>
        </w:rPr>
        <w:t xml:space="preserve"> a lack of visual variation between species. </w:t>
      </w:r>
    </w:p>
    <w:p w14:paraId="0743D63F" w14:textId="507EF1B9" w:rsidR="00704ACF" w:rsidRDefault="00704ACF">
      <w:pPr>
        <w:rPr>
          <w:rFonts w:ascii="Roboto" w:hAnsi="Roboto"/>
          <w:color w:val="202124"/>
          <w:spacing w:val="2"/>
          <w:shd w:val="clear" w:color="auto" w:fill="FFFFFF"/>
        </w:rPr>
      </w:pPr>
    </w:p>
    <w:p w14:paraId="310C20F2" w14:textId="77777777" w:rsidR="00704ACF" w:rsidRDefault="00704ACF"/>
    <w:sectPr w:rsidR="00704ACF">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larenberg,Geraldine" w:date="2022-10-26T16:51:00Z" w:initials="K">
    <w:p w14:paraId="53C9780E" w14:textId="77777777" w:rsidR="00DC5EEA" w:rsidRDefault="00DC5EEA" w:rsidP="00FC3463">
      <w:r>
        <w:rPr>
          <w:rStyle w:val="CommentReference"/>
        </w:rPr>
        <w:annotationRef/>
      </w:r>
      <w:r>
        <w:rPr>
          <w:sz w:val="20"/>
          <w:szCs w:val="20"/>
        </w:rPr>
        <w:t>Worldwide? Only in the US?</w:t>
      </w:r>
    </w:p>
  </w:comment>
  <w:comment w:id="1" w:author="Klarenberg,Geraldine" w:date="2022-10-26T16:52:00Z" w:initials="K">
    <w:p w14:paraId="5F856273" w14:textId="77777777" w:rsidR="00E41850" w:rsidRDefault="00E41850" w:rsidP="00FE3A3D">
      <w:r>
        <w:rPr>
          <w:rStyle w:val="CommentReference"/>
        </w:rPr>
        <w:annotationRef/>
      </w:r>
      <w:r>
        <w:rPr>
          <w:sz w:val="20"/>
          <w:szCs w:val="20"/>
        </w:rPr>
        <w:t>I would add a little bit more detail here: what is the scale of the damage that these fellas inflict? In hectares affected, or $ lost. But you can also add this to the lit review.</w:t>
      </w:r>
    </w:p>
  </w:comment>
  <w:comment w:id="4" w:author="Klarenberg,Geraldine" w:date="2022-10-26T16:53:00Z" w:initials="K">
    <w:p w14:paraId="19796BDD" w14:textId="77777777" w:rsidR="003736AB" w:rsidRDefault="003736AB" w:rsidP="00275A25">
      <w:r>
        <w:rPr>
          <w:rStyle w:val="CommentReference"/>
        </w:rPr>
        <w:annotationRef/>
      </w:r>
      <w:r>
        <w:rPr>
          <w:sz w:val="20"/>
          <w:szCs w:val="20"/>
        </w:rPr>
        <w:t>I.e. not practical at the scale of production forests, or nature reserves.</w:t>
      </w:r>
    </w:p>
  </w:comment>
  <w:comment w:id="5" w:author="Klarenberg,Geraldine" w:date="2022-10-26T16:54:00Z" w:initials="K">
    <w:p w14:paraId="7C7F5278" w14:textId="77777777" w:rsidR="00C203FF" w:rsidRDefault="0031402B" w:rsidP="002931DA">
      <w:r>
        <w:rPr>
          <w:rStyle w:val="CommentReference"/>
        </w:rPr>
        <w:annotationRef/>
      </w:r>
      <w:r w:rsidR="00C203FF">
        <w:rPr>
          <w:sz w:val="20"/>
          <w:szCs w:val="20"/>
        </w:rPr>
        <w:t>So the inputs into the model are images and size (length? Width?)?</w:t>
      </w:r>
    </w:p>
  </w:comment>
  <w:comment w:id="6" w:author="Klarenberg,Geraldine" w:date="2022-10-26T16:57:00Z" w:initials="K">
    <w:p w14:paraId="6DC5D34C" w14:textId="77777777" w:rsidR="00B21C5E" w:rsidRDefault="00B21C5E" w:rsidP="007C7B2B">
      <w:r>
        <w:rPr>
          <w:rStyle w:val="CommentReference"/>
        </w:rPr>
        <w:annotationRef/>
      </w:r>
      <w:r>
        <w:rPr>
          <w:sz w:val="20"/>
          <w:szCs w:val="20"/>
        </w:rPr>
        <w:t xml:space="preserve">I would think there are also some “bigger picture” implications here? The model could be developed for use by forest managers? Or could be used for other beetles?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C9780E" w15:done="0"/>
  <w15:commentEx w15:paraId="5F856273" w15:done="0"/>
  <w15:commentEx w15:paraId="19796BDD" w15:done="0"/>
  <w15:commentEx w15:paraId="7C7F5278" w15:done="0"/>
  <w15:commentEx w15:paraId="6DC5D3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3E3FB" w16cex:dateUtc="2022-10-26T20:51:00Z"/>
  <w16cex:commentExtensible w16cex:durableId="2703E446" w16cex:dateUtc="2022-10-26T20:52:00Z"/>
  <w16cex:commentExtensible w16cex:durableId="2703E499" w16cex:dateUtc="2022-10-26T20:53:00Z"/>
  <w16cex:commentExtensible w16cex:durableId="2703E4D1" w16cex:dateUtc="2022-10-26T20:54:00Z"/>
  <w16cex:commentExtensible w16cex:durableId="2703E583" w16cex:dateUtc="2022-10-26T2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C9780E" w16cid:durableId="2703E3FB"/>
  <w16cid:commentId w16cid:paraId="5F856273" w16cid:durableId="2703E446"/>
  <w16cid:commentId w16cid:paraId="19796BDD" w16cid:durableId="2703E499"/>
  <w16cid:commentId w16cid:paraId="7C7F5278" w16cid:durableId="2703E4D1"/>
  <w16cid:commentId w16cid:paraId="6DC5D34C" w16cid:durableId="2703E5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larenberg,Geraldine">
    <w15:presenceInfo w15:providerId="AD" w15:userId="S::gklarenberg@ufl.edu::f7ec3542-30d9-4a93-b3f2-8bf42d915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CA"/>
    <w:rsid w:val="00106B68"/>
    <w:rsid w:val="0031402B"/>
    <w:rsid w:val="003736AB"/>
    <w:rsid w:val="00494796"/>
    <w:rsid w:val="004B4B4D"/>
    <w:rsid w:val="00607797"/>
    <w:rsid w:val="00704ACF"/>
    <w:rsid w:val="00A40F7F"/>
    <w:rsid w:val="00B21C5E"/>
    <w:rsid w:val="00BB752E"/>
    <w:rsid w:val="00BC42B1"/>
    <w:rsid w:val="00C203FF"/>
    <w:rsid w:val="00C25ECA"/>
    <w:rsid w:val="00DC5EEA"/>
    <w:rsid w:val="00E41850"/>
    <w:rsid w:val="00EA0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E5571"/>
  <w15:chartTrackingRefBased/>
  <w15:docId w15:val="{899D762C-C550-4982-9225-08A30DDB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C5EEA"/>
    <w:pPr>
      <w:spacing w:after="0" w:line="240" w:lineRule="auto"/>
    </w:pPr>
  </w:style>
  <w:style w:type="character" w:styleId="CommentReference">
    <w:name w:val="annotation reference"/>
    <w:basedOn w:val="DefaultParagraphFont"/>
    <w:uiPriority w:val="99"/>
    <w:semiHidden/>
    <w:unhideWhenUsed/>
    <w:rsid w:val="00DC5EEA"/>
    <w:rPr>
      <w:sz w:val="16"/>
      <w:szCs w:val="16"/>
    </w:rPr>
  </w:style>
  <w:style w:type="paragraph" w:styleId="CommentText">
    <w:name w:val="annotation text"/>
    <w:basedOn w:val="Normal"/>
    <w:link w:val="CommentTextChar"/>
    <w:uiPriority w:val="99"/>
    <w:semiHidden/>
    <w:unhideWhenUsed/>
    <w:rsid w:val="00DC5EEA"/>
    <w:pPr>
      <w:spacing w:line="240" w:lineRule="auto"/>
    </w:pPr>
    <w:rPr>
      <w:sz w:val="20"/>
      <w:szCs w:val="20"/>
    </w:rPr>
  </w:style>
  <w:style w:type="character" w:customStyle="1" w:styleId="CommentTextChar">
    <w:name w:val="Comment Text Char"/>
    <w:basedOn w:val="DefaultParagraphFont"/>
    <w:link w:val="CommentText"/>
    <w:uiPriority w:val="99"/>
    <w:semiHidden/>
    <w:rsid w:val="00DC5EEA"/>
    <w:rPr>
      <w:sz w:val="20"/>
      <w:szCs w:val="20"/>
    </w:rPr>
  </w:style>
  <w:style w:type="paragraph" w:styleId="CommentSubject">
    <w:name w:val="annotation subject"/>
    <w:basedOn w:val="CommentText"/>
    <w:next w:val="CommentText"/>
    <w:link w:val="CommentSubjectChar"/>
    <w:uiPriority w:val="99"/>
    <w:semiHidden/>
    <w:unhideWhenUsed/>
    <w:rsid w:val="00DC5EEA"/>
    <w:rPr>
      <w:b/>
      <w:bCs/>
    </w:rPr>
  </w:style>
  <w:style w:type="character" w:customStyle="1" w:styleId="CommentSubjectChar">
    <w:name w:val="Comment Subject Char"/>
    <w:basedOn w:val="CommentTextChar"/>
    <w:link w:val="CommentSubject"/>
    <w:uiPriority w:val="99"/>
    <w:semiHidden/>
    <w:rsid w:val="00DC5E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Klarenberg,Geraldine</cp:lastModifiedBy>
  <cp:revision>9</cp:revision>
  <dcterms:created xsi:type="dcterms:W3CDTF">2022-10-14T02:55:00Z</dcterms:created>
  <dcterms:modified xsi:type="dcterms:W3CDTF">2022-10-26T20:57:00Z</dcterms:modified>
</cp:coreProperties>
</file>